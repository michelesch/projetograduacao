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comgrade"/>
        <w:tblpPr w:leftFromText="141" w:rightFromText="141" w:vertAnchor="text" w:horzAnchor="margin" w:tblpY="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4E6510" w14:paraId="7194BB31" w14:textId="77777777" w:rsidTr="004E6510">
        <w:tc>
          <w:tcPr>
            <w:tcW w:w="3020" w:type="dxa"/>
          </w:tcPr>
          <w:p w14:paraId="140B9ADF" w14:textId="77777777" w:rsidR="004E6510" w:rsidRDefault="004E6510" w:rsidP="0089140A">
            <w:pPr>
              <w:pStyle w:val="CF-CapaeFolhadeRosto"/>
              <w:rPr>
                <w:lang w:val="pt-BR"/>
              </w:rPr>
            </w:pPr>
            <w:r w:rsidRPr="00D850C8">
              <w:rPr>
                <w:noProof/>
                <w:lang w:val="pt-BR" w:eastAsia="pt-BR"/>
              </w:rPr>
              <w:drawing>
                <wp:inline distT="0" distB="0" distL="0" distR="0" wp14:anchorId="71DE3A1D" wp14:editId="7568595A">
                  <wp:extent cx="533400" cy="714375"/>
                  <wp:effectExtent l="0" t="0" r="0" b="9525"/>
                  <wp:docPr id="1" name="Imagem 3" descr="Logo IFSu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FSul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14375"/>
                          </a:xfrm>
                          <a:prstGeom prst="rect">
                            <a:avLst/>
                          </a:prstGeom>
                          <a:noFill/>
                          <a:ln w="9525">
                            <a:noFill/>
                            <a:miter lim="800000"/>
                            <a:headEnd/>
                            <a:tailEnd/>
                          </a:ln>
                        </pic:spPr>
                      </pic:pic>
                    </a:graphicData>
                  </a:graphic>
                </wp:inline>
              </w:drawing>
            </w:r>
          </w:p>
        </w:tc>
        <w:tc>
          <w:tcPr>
            <w:tcW w:w="3020" w:type="dxa"/>
          </w:tcPr>
          <w:p w14:paraId="1C4117E8" w14:textId="77777777" w:rsidR="004E6510" w:rsidRDefault="004E6510" w:rsidP="004E6510">
            <w:pPr>
              <w:pStyle w:val="CF-CapaeFolhadeRosto"/>
              <w:tabs>
                <w:tab w:val="left" w:pos="709"/>
              </w:tabs>
              <w:rPr>
                <w:lang w:val="pt-BR"/>
              </w:rPr>
            </w:pPr>
          </w:p>
        </w:tc>
        <w:tc>
          <w:tcPr>
            <w:tcW w:w="3021" w:type="dxa"/>
          </w:tcPr>
          <w:p w14:paraId="083EF048" w14:textId="77777777" w:rsidR="004E6510" w:rsidRDefault="004E6510" w:rsidP="004E6510">
            <w:pPr>
              <w:pStyle w:val="CF-CapaeFolhadeRosto"/>
              <w:tabs>
                <w:tab w:val="left" w:pos="709"/>
              </w:tabs>
              <w:rPr>
                <w:lang w:val="pt-BR"/>
              </w:rPr>
            </w:pPr>
            <w:r w:rsidRPr="00D850C8">
              <w:rPr>
                <w:noProof/>
                <w:lang w:val="pt-BR" w:eastAsia="pt-BR"/>
              </w:rPr>
              <w:drawing>
                <wp:inline distT="0" distB="0" distL="0" distR="0" wp14:anchorId="3F38C469" wp14:editId="7FD3CD94">
                  <wp:extent cx="670560" cy="690245"/>
                  <wp:effectExtent l="0" t="0" r="0" b="0"/>
                  <wp:docPr id="5" name="Imagem 4" descr="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0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307" r="20001"/>
                          <a:stretch/>
                        </pic:blipFill>
                        <pic:spPr bwMode="auto">
                          <a:xfrm>
                            <a:off x="0" y="0"/>
                            <a:ext cx="671027" cy="690726"/>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elacomgrade"/>
        <w:tblpPr w:leftFromText="141" w:rightFromText="141" w:vertAnchor="page" w:tblpY="3121"/>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4E6510" w14:paraId="5E04FDCB" w14:textId="77777777" w:rsidTr="004E6510">
        <w:tc>
          <w:tcPr>
            <w:tcW w:w="9067" w:type="dxa"/>
          </w:tcPr>
          <w:p w14:paraId="03E8BB65" w14:textId="77777777" w:rsidR="004E6510" w:rsidRPr="004E6510" w:rsidRDefault="004E6510" w:rsidP="00EF4741">
            <w:pPr>
              <w:pStyle w:val="Cabealho"/>
              <w:tabs>
                <w:tab w:val="clear" w:pos="8504"/>
                <w:tab w:val="right" w:pos="9072"/>
              </w:tabs>
              <w:spacing w:line="360" w:lineRule="auto"/>
              <w:jc w:val="center"/>
              <w:rPr>
                <w:color w:val="auto"/>
                <w:lang w:val="pt-BR"/>
              </w:rPr>
            </w:pPr>
            <w:r w:rsidRPr="004E6510">
              <w:rPr>
                <w:color w:val="auto"/>
                <w:lang w:val="pt-BR"/>
              </w:rPr>
              <w:t>MINISTÉRIO DA EDUCAÇÃO</w:t>
            </w:r>
          </w:p>
          <w:p w14:paraId="1269C53F" w14:textId="77777777" w:rsidR="004E6510" w:rsidRPr="004E6510" w:rsidRDefault="004E6510" w:rsidP="00EF4741">
            <w:pPr>
              <w:pStyle w:val="Cabealho"/>
              <w:tabs>
                <w:tab w:val="clear" w:pos="8504"/>
                <w:tab w:val="right" w:pos="9072"/>
              </w:tabs>
              <w:spacing w:line="360" w:lineRule="auto"/>
              <w:jc w:val="center"/>
              <w:rPr>
                <w:color w:val="auto"/>
                <w:lang w:val="pt-BR"/>
              </w:rPr>
            </w:pPr>
            <w:r w:rsidRPr="004E6510">
              <w:rPr>
                <w:color w:val="auto"/>
                <w:lang w:val="pt-BR"/>
              </w:rPr>
              <w:t>SECRETARIA DE EDUCAÇÃO PROFISSIONAL E TECNOLÓGICA</w:t>
            </w:r>
          </w:p>
          <w:p w14:paraId="7EC0B429" w14:textId="77777777" w:rsidR="004E6510" w:rsidRPr="004E6510" w:rsidRDefault="004E6510" w:rsidP="00EF4741">
            <w:pPr>
              <w:pStyle w:val="Cabealho"/>
              <w:spacing w:line="360" w:lineRule="auto"/>
              <w:jc w:val="center"/>
              <w:rPr>
                <w:color w:val="auto"/>
                <w:lang w:val="pt-BR"/>
              </w:rPr>
            </w:pPr>
            <w:r w:rsidRPr="004E6510">
              <w:rPr>
                <w:color w:val="auto"/>
                <w:lang w:val="pt-BR"/>
              </w:rPr>
              <w:t>INSTITUTO FEDERAL DE EDUCAÇÃO, CIÊNCIA E TECNOLOGIA SUL-RIO-GRANDENSE – CAMPUS PELOTAS</w:t>
            </w:r>
          </w:p>
          <w:p w14:paraId="41CC8487" w14:textId="77777777" w:rsidR="004E6510" w:rsidRPr="0068173B" w:rsidRDefault="004E6510" w:rsidP="00EF4741">
            <w:pPr>
              <w:pStyle w:val="Cabealho"/>
              <w:spacing w:line="360" w:lineRule="auto"/>
              <w:jc w:val="center"/>
              <w:rPr>
                <w:color w:val="auto"/>
                <w:lang w:val="pt-BR"/>
              </w:rPr>
            </w:pPr>
            <w:r w:rsidRPr="004E6510">
              <w:rPr>
                <w:color w:val="auto"/>
                <w:lang w:val="pt-BR"/>
              </w:rPr>
              <w:t xml:space="preserve">CURSO SUPERIOR DE TECNOLOGIA EM SISTEMAS PARA </w:t>
            </w:r>
            <w:r w:rsidRPr="004E6510">
              <w:rPr>
                <w:i/>
                <w:color w:val="auto"/>
                <w:lang w:val="pt-BR"/>
              </w:rPr>
              <w:t>INTERNET</w:t>
            </w:r>
          </w:p>
        </w:tc>
      </w:tr>
    </w:tbl>
    <w:p w14:paraId="5321BDB3" w14:textId="77777777" w:rsidR="00A9003D" w:rsidRPr="00D850C8" w:rsidRDefault="00A9003D" w:rsidP="00461AD3">
      <w:pPr>
        <w:pStyle w:val="CF-CapaeFolhadeRosto"/>
        <w:tabs>
          <w:tab w:val="left" w:pos="709"/>
        </w:tabs>
        <w:rPr>
          <w:lang w:val="pt-BR"/>
        </w:rPr>
      </w:pPr>
    </w:p>
    <w:p w14:paraId="50775471" w14:textId="10382B11" w:rsidR="00A9003D" w:rsidRPr="00D850C8" w:rsidRDefault="00927424" w:rsidP="004941A2">
      <w:pPr>
        <w:pStyle w:val="CF-CapaeFolhadeRosto"/>
        <w:tabs>
          <w:tab w:val="left" w:pos="709"/>
        </w:tabs>
        <w:jc w:val="left"/>
        <w:rPr>
          <w:lang w:val="pt-BR"/>
        </w:rPr>
      </w:pPr>
      <w:r w:rsidRPr="00927424">
        <w:rPr>
          <w:noProof/>
          <w:lang w:val="pt-BR" w:eastAsia="pt-BR"/>
        </w:rPr>
        <w:t xml:space="preserve"> </w:t>
      </w:r>
    </w:p>
    <w:p w14:paraId="55540241" w14:textId="77777777" w:rsidR="00A9003D" w:rsidRPr="00D850C8" w:rsidRDefault="00A9003D" w:rsidP="00461AD3">
      <w:pPr>
        <w:pStyle w:val="CF-CapaeFolhadeRosto"/>
        <w:tabs>
          <w:tab w:val="left" w:pos="709"/>
        </w:tabs>
        <w:ind w:left="708" w:hanging="708"/>
        <w:rPr>
          <w:lang w:val="pt-BR"/>
        </w:rPr>
      </w:pPr>
    </w:p>
    <w:p w14:paraId="12E76516" w14:textId="7F92ABC6" w:rsidR="00A9003D" w:rsidRPr="0068173B" w:rsidRDefault="009A51B9" w:rsidP="00461AD3">
      <w:pPr>
        <w:pStyle w:val="CF-CapaeFolhadeRosto"/>
        <w:tabs>
          <w:tab w:val="left" w:pos="709"/>
        </w:tabs>
        <w:rPr>
          <w:b w:val="0"/>
          <w:szCs w:val="24"/>
          <w:lang w:val="pt-BR"/>
        </w:rPr>
      </w:pPr>
      <w:r>
        <w:rPr>
          <w:b w:val="0"/>
          <w:szCs w:val="24"/>
          <w:lang w:val="pt-BR"/>
        </w:rPr>
        <w:t>RÉGIS R</w:t>
      </w:r>
      <w:r w:rsidR="00B879C0">
        <w:rPr>
          <w:b w:val="0"/>
          <w:szCs w:val="24"/>
          <w:lang w:val="pt-BR"/>
        </w:rPr>
        <w:t>O</w:t>
      </w:r>
      <w:r>
        <w:rPr>
          <w:b w:val="0"/>
          <w:szCs w:val="24"/>
          <w:lang w:val="pt-BR"/>
        </w:rPr>
        <w:t>PKE BARTZ</w:t>
      </w:r>
    </w:p>
    <w:p w14:paraId="521DBEEE" w14:textId="156FD45B" w:rsidR="00A9003D" w:rsidRDefault="00A9003D" w:rsidP="00461AD3">
      <w:pPr>
        <w:pStyle w:val="CF-CapaeFolhadeRosto"/>
        <w:tabs>
          <w:tab w:val="left" w:pos="709"/>
        </w:tabs>
        <w:rPr>
          <w:b w:val="0"/>
          <w:szCs w:val="24"/>
          <w:lang w:val="pt-BR"/>
        </w:rPr>
      </w:pPr>
    </w:p>
    <w:p w14:paraId="263DEDF0" w14:textId="77777777" w:rsidR="00011E5D" w:rsidRPr="0068173B" w:rsidRDefault="00011E5D" w:rsidP="00461AD3">
      <w:pPr>
        <w:pStyle w:val="CF-CapaeFolhadeRosto"/>
        <w:tabs>
          <w:tab w:val="left" w:pos="709"/>
        </w:tabs>
        <w:rPr>
          <w:b w:val="0"/>
          <w:szCs w:val="24"/>
          <w:lang w:val="pt-BR"/>
        </w:rPr>
      </w:pPr>
    </w:p>
    <w:p w14:paraId="320FE514" w14:textId="2ABD8DA8" w:rsidR="00A9003D" w:rsidRPr="009A3244" w:rsidRDefault="009A3244" w:rsidP="00461AD3">
      <w:pPr>
        <w:pStyle w:val="CF-CapaeFolhadeRosto"/>
        <w:tabs>
          <w:tab w:val="left" w:pos="709"/>
        </w:tabs>
        <w:rPr>
          <w:color w:val="FF0000"/>
          <w:szCs w:val="24"/>
          <w:lang w:val="pt-BR"/>
        </w:rPr>
      </w:pPr>
      <w:r w:rsidRPr="009A3244">
        <w:rPr>
          <w:color w:val="FF0000"/>
          <w:szCs w:val="24"/>
          <w:lang w:val="pt-BR"/>
        </w:rPr>
        <w:t>NOME</w:t>
      </w:r>
    </w:p>
    <w:p w14:paraId="4AA60D68" w14:textId="4D7A3523" w:rsidR="00A9003D" w:rsidRPr="007B5FF1" w:rsidRDefault="009A51B9" w:rsidP="00461AD3">
      <w:pPr>
        <w:pStyle w:val="CF-CapaeFolhadeRosto"/>
        <w:tabs>
          <w:tab w:val="left" w:pos="709"/>
        </w:tabs>
        <w:rPr>
          <w:szCs w:val="24"/>
          <w:lang w:val="pt-BR"/>
        </w:rPr>
      </w:pPr>
      <w:r>
        <w:rPr>
          <w:szCs w:val="24"/>
          <w:lang w:val="pt-BR"/>
        </w:rPr>
        <w:t>SISTEMA PARA INTEGRAR MÚSICOS E BANDAS EM EVENTOS</w:t>
      </w:r>
    </w:p>
    <w:p w14:paraId="5F5D3EDF" w14:textId="77777777" w:rsidR="00A9003D" w:rsidRPr="0068173B" w:rsidRDefault="00A9003D" w:rsidP="00461AD3">
      <w:pPr>
        <w:pStyle w:val="CF-CapaeFolhadeRosto"/>
        <w:tabs>
          <w:tab w:val="left" w:pos="709"/>
        </w:tabs>
        <w:rPr>
          <w:b w:val="0"/>
          <w:szCs w:val="24"/>
          <w:lang w:val="pt-BR"/>
        </w:rPr>
      </w:pPr>
    </w:p>
    <w:p w14:paraId="1741E707" w14:textId="77777777" w:rsidR="00A9003D" w:rsidRPr="0068173B" w:rsidRDefault="00A9003D" w:rsidP="00461AD3">
      <w:pPr>
        <w:pStyle w:val="CF-CapaeFolhadeRosto"/>
        <w:tabs>
          <w:tab w:val="left" w:pos="709"/>
        </w:tabs>
        <w:rPr>
          <w:b w:val="0"/>
          <w:szCs w:val="24"/>
          <w:lang w:val="pt-BR"/>
        </w:rPr>
      </w:pPr>
    </w:p>
    <w:p w14:paraId="5648AE3D" w14:textId="77777777" w:rsidR="00A9003D" w:rsidRPr="0068173B" w:rsidRDefault="00A9003D" w:rsidP="00461AD3">
      <w:pPr>
        <w:pStyle w:val="CF-CapaeFolhadeRosto"/>
        <w:tabs>
          <w:tab w:val="left" w:pos="709"/>
        </w:tabs>
        <w:rPr>
          <w:b w:val="0"/>
          <w:szCs w:val="24"/>
          <w:lang w:val="pt-BR"/>
        </w:rPr>
      </w:pPr>
    </w:p>
    <w:p w14:paraId="3D514AED" w14:textId="77777777" w:rsidR="00A9003D" w:rsidRPr="0068173B" w:rsidRDefault="00A9003D" w:rsidP="00461AD3">
      <w:pPr>
        <w:pStyle w:val="CF-CapaeFolhadeRosto"/>
        <w:tabs>
          <w:tab w:val="left" w:pos="709"/>
        </w:tabs>
        <w:rPr>
          <w:b w:val="0"/>
          <w:szCs w:val="24"/>
          <w:lang w:val="pt-BR"/>
        </w:rPr>
      </w:pPr>
    </w:p>
    <w:p w14:paraId="72B44E18" w14:textId="021EA249" w:rsidR="00A9003D" w:rsidRPr="0068173B" w:rsidRDefault="00E30556" w:rsidP="00461AD3">
      <w:pPr>
        <w:pStyle w:val="CF-CapaeFolhadeRosto"/>
        <w:tabs>
          <w:tab w:val="left" w:pos="709"/>
        </w:tabs>
        <w:rPr>
          <w:b w:val="0"/>
          <w:szCs w:val="24"/>
          <w:u w:val="single"/>
          <w:lang w:val="pt-BR"/>
        </w:rPr>
      </w:pPr>
      <w:r w:rsidRPr="0068173B">
        <w:rPr>
          <w:b w:val="0"/>
          <w:szCs w:val="24"/>
          <w:lang w:val="pt-BR"/>
        </w:rPr>
        <w:t xml:space="preserve"> </w:t>
      </w:r>
      <w:r w:rsidR="00AB02EF" w:rsidRPr="0068173B">
        <w:rPr>
          <w:b w:val="0"/>
          <w:szCs w:val="24"/>
          <w:lang w:val="pt-BR"/>
        </w:rPr>
        <w:t>Trabalho de Conclusão de Curso</w:t>
      </w:r>
    </w:p>
    <w:p w14:paraId="0A24F36C" w14:textId="77777777" w:rsidR="00A9003D" w:rsidRPr="0068173B" w:rsidRDefault="00A9003D" w:rsidP="00461AD3">
      <w:pPr>
        <w:pStyle w:val="CF-CapaeFolhadeRosto"/>
        <w:tabs>
          <w:tab w:val="left" w:pos="709"/>
        </w:tabs>
        <w:rPr>
          <w:b w:val="0"/>
          <w:szCs w:val="24"/>
          <w:lang w:val="pt-BR"/>
        </w:rPr>
      </w:pPr>
    </w:p>
    <w:p w14:paraId="469B1DB9" w14:textId="77777777" w:rsidR="00A9003D" w:rsidRPr="0068173B" w:rsidRDefault="00A9003D" w:rsidP="00461AD3">
      <w:pPr>
        <w:pStyle w:val="CF-CapaeFolhadeRosto"/>
        <w:tabs>
          <w:tab w:val="left" w:pos="709"/>
        </w:tabs>
        <w:rPr>
          <w:b w:val="0"/>
          <w:szCs w:val="24"/>
          <w:lang w:val="pt-BR"/>
        </w:rPr>
      </w:pPr>
    </w:p>
    <w:p w14:paraId="47D0117B" w14:textId="77777777" w:rsidR="00A9003D" w:rsidRPr="0068173B" w:rsidRDefault="00A9003D" w:rsidP="00461AD3">
      <w:pPr>
        <w:pStyle w:val="CF-CapaeFolhadeRosto"/>
        <w:tabs>
          <w:tab w:val="left" w:pos="709"/>
        </w:tabs>
        <w:rPr>
          <w:b w:val="0"/>
          <w:szCs w:val="24"/>
          <w:lang w:val="pt-BR"/>
        </w:rPr>
      </w:pPr>
    </w:p>
    <w:p w14:paraId="143B7C45" w14:textId="77777777" w:rsidR="00A9003D" w:rsidRPr="0068173B" w:rsidRDefault="00A9003D" w:rsidP="00461AD3">
      <w:pPr>
        <w:pStyle w:val="CF-CapaeFolhadeRosto"/>
        <w:tabs>
          <w:tab w:val="left" w:pos="709"/>
        </w:tabs>
        <w:rPr>
          <w:b w:val="0"/>
          <w:szCs w:val="24"/>
          <w:lang w:val="pt-BR"/>
        </w:rPr>
      </w:pPr>
    </w:p>
    <w:p w14:paraId="491B1BB6" w14:textId="77777777" w:rsidR="00A9003D" w:rsidRPr="0068173B" w:rsidRDefault="00A9003D" w:rsidP="00461AD3">
      <w:pPr>
        <w:pStyle w:val="CF-CapaeFolhadeRosto"/>
        <w:tabs>
          <w:tab w:val="left" w:pos="709"/>
        </w:tabs>
        <w:jc w:val="left"/>
        <w:rPr>
          <w:b w:val="0"/>
          <w:szCs w:val="24"/>
          <w:lang w:val="pt-BR"/>
        </w:rPr>
      </w:pPr>
    </w:p>
    <w:p w14:paraId="3002FB3F" w14:textId="77777777" w:rsidR="00A9003D" w:rsidRPr="0068173B" w:rsidRDefault="00A9003D" w:rsidP="00461AD3">
      <w:pPr>
        <w:pStyle w:val="CF-CapaeFolhadeRosto"/>
        <w:tabs>
          <w:tab w:val="left" w:pos="709"/>
        </w:tabs>
        <w:rPr>
          <w:b w:val="0"/>
          <w:szCs w:val="24"/>
          <w:lang w:val="pt-BR"/>
        </w:rPr>
      </w:pPr>
      <w:r w:rsidRPr="0068173B">
        <w:rPr>
          <w:b w:val="0"/>
          <w:szCs w:val="24"/>
          <w:lang w:val="pt-BR"/>
        </w:rPr>
        <w:t>PELOTAS</w:t>
      </w:r>
    </w:p>
    <w:p w14:paraId="7D6D6976" w14:textId="4B3615A1" w:rsidR="00A9003D" w:rsidRPr="0068173B" w:rsidRDefault="00D32D67" w:rsidP="00461AD3">
      <w:pPr>
        <w:pStyle w:val="CF-CapaeFolhadeRosto"/>
        <w:tabs>
          <w:tab w:val="left" w:pos="709"/>
        </w:tabs>
        <w:rPr>
          <w:b w:val="0"/>
          <w:szCs w:val="24"/>
          <w:lang w:val="pt-BR"/>
        </w:rPr>
      </w:pPr>
      <w:r w:rsidRPr="0068173B">
        <w:rPr>
          <w:b w:val="0"/>
          <w:szCs w:val="24"/>
          <w:lang w:val="pt-BR"/>
        </w:rPr>
        <w:t>201</w:t>
      </w:r>
      <w:ins w:id="0" w:author="michele schmidt" w:date="2019-03-13T19:25:00Z">
        <w:r w:rsidR="00436961">
          <w:rPr>
            <w:b w:val="0"/>
            <w:szCs w:val="24"/>
            <w:lang w:val="pt-BR"/>
          </w:rPr>
          <w:t>9</w:t>
        </w:r>
      </w:ins>
      <w:del w:id="1" w:author="michele schmidt" w:date="2019-03-13T19:25:00Z">
        <w:r w:rsidR="0034261B" w:rsidRPr="0068173B" w:rsidDel="00436961">
          <w:rPr>
            <w:b w:val="0"/>
            <w:szCs w:val="24"/>
            <w:lang w:val="pt-BR"/>
          </w:rPr>
          <w:delText>8</w:delText>
        </w:r>
      </w:del>
      <w:r w:rsidR="00A9003D" w:rsidRPr="00D850C8">
        <w:rPr>
          <w:lang w:val="pt-BR"/>
        </w:rPr>
        <w:br w:type="page"/>
      </w:r>
      <w:r w:rsidR="009A51B9">
        <w:rPr>
          <w:b w:val="0"/>
          <w:szCs w:val="24"/>
          <w:lang w:val="pt-BR"/>
        </w:rPr>
        <w:lastRenderedPageBreak/>
        <w:t>RÉGIS R</w:t>
      </w:r>
      <w:r w:rsidR="00BF2E7F">
        <w:rPr>
          <w:b w:val="0"/>
          <w:szCs w:val="24"/>
          <w:lang w:val="pt-BR"/>
        </w:rPr>
        <w:t>O</w:t>
      </w:r>
      <w:r w:rsidR="009A51B9">
        <w:rPr>
          <w:b w:val="0"/>
          <w:szCs w:val="24"/>
          <w:lang w:val="pt-BR"/>
        </w:rPr>
        <w:t>PKE BARTZ</w:t>
      </w:r>
    </w:p>
    <w:p w14:paraId="1DBDAFB7" w14:textId="77777777" w:rsidR="00A9003D" w:rsidRPr="0068173B" w:rsidRDefault="00A9003D" w:rsidP="00461AD3">
      <w:pPr>
        <w:pStyle w:val="CF-CapaeFolhadeRosto"/>
        <w:tabs>
          <w:tab w:val="left" w:pos="709"/>
        </w:tabs>
        <w:rPr>
          <w:b w:val="0"/>
          <w:szCs w:val="24"/>
          <w:lang w:val="pt-BR"/>
        </w:rPr>
      </w:pPr>
    </w:p>
    <w:p w14:paraId="110AD01B" w14:textId="77777777" w:rsidR="00A9003D" w:rsidRPr="0068173B" w:rsidRDefault="00A9003D" w:rsidP="00461AD3">
      <w:pPr>
        <w:pStyle w:val="CF-CapaeFolhadeRosto"/>
        <w:tabs>
          <w:tab w:val="left" w:pos="709"/>
        </w:tabs>
        <w:rPr>
          <w:b w:val="0"/>
          <w:szCs w:val="24"/>
          <w:lang w:val="pt-BR"/>
        </w:rPr>
      </w:pPr>
    </w:p>
    <w:p w14:paraId="5A9C184C" w14:textId="77777777" w:rsidR="00A9003D" w:rsidRPr="0068173B" w:rsidRDefault="00A9003D" w:rsidP="00461AD3">
      <w:pPr>
        <w:pStyle w:val="CF-CapaeFolhadeRosto"/>
        <w:tabs>
          <w:tab w:val="left" w:pos="709"/>
        </w:tabs>
        <w:rPr>
          <w:b w:val="0"/>
          <w:szCs w:val="24"/>
          <w:lang w:val="pt-BR"/>
        </w:rPr>
      </w:pPr>
    </w:p>
    <w:p w14:paraId="315CF826" w14:textId="77777777" w:rsidR="00A9003D" w:rsidRPr="0068173B" w:rsidRDefault="00A9003D" w:rsidP="00461AD3">
      <w:pPr>
        <w:pStyle w:val="CF-CapaeFolhadeRosto"/>
        <w:tabs>
          <w:tab w:val="left" w:pos="709"/>
        </w:tabs>
        <w:rPr>
          <w:b w:val="0"/>
          <w:szCs w:val="24"/>
          <w:lang w:val="pt-BR"/>
        </w:rPr>
      </w:pPr>
    </w:p>
    <w:p w14:paraId="56A889CB" w14:textId="77777777" w:rsidR="00A9003D" w:rsidRPr="0068173B" w:rsidRDefault="00A9003D" w:rsidP="00461AD3">
      <w:pPr>
        <w:pStyle w:val="CF-CapaeFolhadeRosto"/>
        <w:tabs>
          <w:tab w:val="left" w:pos="709"/>
        </w:tabs>
        <w:rPr>
          <w:b w:val="0"/>
          <w:szCs w:val="24"/>
          <w:lang w:val="pt-BR"/>
        </w:rPr>
      </w:pPr>
    </w:p>
    <w:p w14:paraId="1ABB0F3C" w14:textId="77777777" w:rsidR="00A9003D" w:rsidRPr="0068173B" w:rsidRDefault="00A9003D" w:rsidP="00461AD3">
      <w:pPr>
        <w:pStyle w:val="CF-CapaeFolhadeRosto"/>
        <w:tabs>
          <w:tab w:val="left" w:pos="709"/>
        </w:tabs>
        <w:rPr>
          <w:b w:val="0"/>
          <w:szCs w:val="24"/>
          <w:lang w:val="pt-BR"/>
        </w:rPr>
      </w:pPr>
    </w:p>
    <w:p w14:paraId="4765D9E5" w14:textId="77777777" w:rsidR="00011E5D" w:rsidRDefault="00011E5D" w:rsidP="00E30556">
      <w:pPr>
        <w:pStyle w:val="CF-CapaeFolhadeRosto"/>
        <w:tabs>
          <w:tab w:val="left" w:pos="709"/>
        </w:tabs>
        <w:rPr>
          <w:i/>
          <w:szCs w:val="24"/>
          <w:lang w:val="pt-BR"/>
        </w:rPr>
      </w:pPr>
    </w:p>
    <w:p w14:paraId="22298B4E" w14:textId="77777777" w:rsidR="00011E5D" w:rsidRDefault="00011E5D" w:rsidP="00E30556">
      <w:pPr>
        <w:pStyle w:val="CF-CapaeFolhadeRosto"/>
        <w:tabs>
          <w:tab w:val="left" w:pos="709"/>
        </w:tabs>
        <w:rPr>
          <w:i/>
          <w:szCs w:val="24"/>
          <w:lang w:val="pt-BR"/>
        </w:rPr>
      </w:pPr>
    </w:p>
    <w:p w14:paraId="48443136" w14:textId="77777777" w:rsidR="00011E5D" w:rsidRDefault="00011E5D" w:rsidP="00E30556">
      <w:pPr>
        <w:pStyle w:val="CF-CapaeFolhadeRosto"/>
        <w:tabs>
          <w:tab w:val="left" w:pos="709"/>
        </w:tabs>
        <w:rPr>
          <w:i/>
          <w:szCs w:val="24"/>
          <w:lang w:val="pt-BR"/>
        </w:rPr>
      </w:pPr>
    </w:p>
    <w:p w14:paraId="348D4547" w14:textId="77777777" w:rsidR="00011E5D" w:rsidRDefault="00011E5D" w:rsidP="00E30556">
      <w:pPr>
        <w:pStyle w:val="CF-CapaeFolhadeRosto"/>
        <w:tabs>
          <w:tab w:val="left" w:pos="709"/>
        </w:tabs>
        <w:rPr>
          <w:i/>
          <w:szCs w:val="24"/>
          <w:lang w:val="pt-BR"/>
        </w:rPr>
      </w:pPr>
    </w:p>
    <w:p w14:paraId="72783FDE" w14:textId="04A10F0C" w:rsidR="00A9003D" w:rsidRPr="007B5FF1" w:rsidRDefault="009A51B9" w:rsidP="00E30556">
      <w:pPr>
        <w:pStyle w:val="CF-CapaeFolhadeRosto"/>
        <w:tabs>
          <w:tab w:val="left" w:pos="709"/>
        </w:tabs>
        <w:rPr>
          <w:szCs w:val="24"/>
          <w:lang w:val="pt-BR"/>
        </w:rPr>
      </w:pPr>
      <w:r>
        <w:rPr>
          <w:szCs w:val="24"/>
          <w:lang w:val="pt-BR"/>
        </w:rPr>
        <w:t>SISTEMA PARA INTEGRAR MÚSICOS E BANDAS EM EVENTOS</w:t>
      </w:r>
    </w:p>
    <w:p w14:paraId="0A370D1B" w14:textId="109E1EE9" w:rsidR="00A9003D" w:rsidRPr="00C219C9" w:rsidRDefault="00A9003D" w:rsidP="00F03700">
      <w:pPr>
        <w:pStyle w:val="CF-NaturezadoTrabalho-Orientador"/>
        <w:tabs>
          <w:tab w:val="left" w:pos="709"/>
        </w:tabs>
        <w:rPr>
          <w:b w:val="0"/>
          <w:color w:val="000000" w:themeColor="text1"/>
          <w:szCs w:val="24"/>
          <w:lang w:val="pt-BR"/>
        </w:rPr>
      </w:pPr>
      <w:commentRangeStart w:id="2"/>
      <w:r w:rsidRPr="00C219C9">
        <w:rPr>
          <w:b w:val="0"/>
          <w:color w:val="000000" w:themeColor="text1"/>
          <w:szCs w:val="24"/>
          <w:lang w:val="pt-BR"/>
        </w:rPr>
        <w:t>Trabalho</w:t>
      </w:r>
      <w:r w:rsidR="00BE457C" w:rsidRPr="00C219C9">
        <w:rPr>
          <w:b w:val="0"/>
          <w:color w:val="000000" w:themeColor="text1"/>
          <w:szCs w:val="24"/>
          <w:lang w:val="pt-BR"/>
        </w:rPr>
        <w:t xml:space="preserve"> </w:t>
      </w:r>
      <w:r w:rsidRPr="00C219C9">
        <w:rPr>
          <w:b w:val="0"/>
          <w:color w:val="000000" w:themeColor="text1"/>
          <w:szCs w:val="24"/>
          <w:lang w:val="pt-BR"/>
        </w:rPr>
        <w:t>de Conclusão</w:t>
      </w:r>
      <w:r w:rsidR="009A51B9">
        <w:rPr>
          <w:b w:val="0"/>
          <w:color w:val="000000" w:themeColor="text1"/>
          <w:szCs w:val="24"/>
          <w:lang w:val="pt-BR"/>
        </w:rPr>
        <w:t xml:space="preserve"> do 4º módulo </w:t>
      </w:r>
      <w:r w:rsidRPr="00C219C9">
        <w:rPr>
          <w:b w:val="0"/>
          <w:color w:val="000000" w:themeColor="text1"/>
          <w:szCs w:val="24"/>
          <w:lang w:val="pt-BR"/>
        </w:rPr>
        <w:t xml:space="preserve">do </w:t>
      </w:r>
      <w:r w:rsidR="0012366B" w:rsidRPr="00C219C9">
        <w:rPr>
          <w:b w:val="0"/>
          <w:color w:val="000000" w:themeColor="text1"/>
          <w:szCs w:val="24"/>
          <w:lang w:val="pt-BR"/>
        </w:rPr>
        <w:t xml:space="preserve">Curso </w:t>
      </w:r>
      <w:r w:rsidR="007F2B18" w:rsidRPr="00C219C9">
        <w:rPr>
          <w:b w:val="0"/>
          <w:color w:val="000000" w:themeColor="text1"/>
          <w:szCs w:val="24"/>
          <w:lang w:val="pt-BR"/>
        </w:rPr>
        <w:t xml:space="preserve">Superior </w:t>
      </w:r>
      <w:r w:rsidR="0012366B" w:rsidRPr="00C219C9">
        <w:rPr>
          <w:b w:val="0"/>
          <w:color w:val="000000" w:themeColor="text1"/>
          <w:szCs w:val="24"/>
          <w:lang w:val="pt-BR"/>
        </w:rPr>
        <w:t xml:space="preserve">de Tecnologia em Sistemas para </w:t>
      </w:r>
      <w:r w:rsidR="00E2713B" w:rsidRPr="00C219C9">
        <w:rPr>
          <w:b w:val="0"/>
          <w:i/>
          <w:color w:val="000000" w:themeColor="text1"/>
          <w:szCs w:val="24"/>
          <w:lang w:val="pt-BR"/>
        </w:rPr>
        <w:t>Internet</w:t>
      </w:r>
      <w:r w:rsidRPr="00C219C9">
        <w:rPr>
          <w:b w:val="0"/>
          <w:color w:val="000000" w:themeColor="text1"/>
          <w:szCs w:val="24"/>
          <w:lang w:val="pt-BR"/>
        </w:rPr>
        <w:t>, do Instituto Federal Sul-rio-grandense.</w:t>
      </w:r>
    </w:p>
    <w:p w14:paraId="7CFE762F" w14:textId="77777777" w:rsidR="00A9003D" w:rsidRPr="0068173B" w:rsidRDefault="00A9003D" w:rsidP="00461AD3">
      <w:pPr>
        <w:pStyle w:val="CF-NaturezadoTrabalho-Orientador"/>
        <w:tabs>
          <w:tab w:val="left" w:pos="709"/>
        </w:tabs>
        <w:rPr>
          <w:b w:val="0"/>
          <w:szCs w:val="24"/>
          <w:lang w:val="pt-BR"/>
        </w:rPr>
      </w:pPr>
    </w:p>
    <w:p w14:paraId="48A4A4D2" w14:textId="117AFE40" w:rsidR="0034261B" w:rsidRPr="0068173B" w:rsidRDefault="0034261B" w:rsidP="008E6C9F">
      <w:pPr>
        <w:tabs>
          <w:tab w:val="left" w:pos="709"/>
        </w:tabs>
        <w:spacing w:before="60" w:after="60" w:line="240" w:lineRule="auto"/>
        <w:ind w:firstLine="4536"/>
        <w:jc w:val="both"/>
        <w:rPr>
          <w:szCs w:val="24"/>
        </w:rPr>
      </w:pPr>
      <w:r w:rsidRPr="0068173B">
        <w:rPr>
          <w:rFonts w:eastAsia="Arial" w:cs="Arial"/>
          <w:color w:val="000000"/>
          <w:szCs w:val="24"/>
        </w:rPr>
        <w:t>Orientador</w:t>
      </w:r>
      <w:r w:rsidR="009A51B9">
        <w:rPr>
          <w:rFonts w:eastAsia="Arial" w:cs="Arial"/>
          <w:color w:val="000000"/>
          <w:szCs w:val="24"/>
        </w:rPr>
        <w:t xml:space="preserve"> (a)</w:t>
      </w:r>
      <w:r w:rsidRPr="0068173B">
        <w:rPr>
          <w:rFonts w:eastAsia="Arial" w:cs="Arial"/>
          <w:color w:val="000000"/>
          <w:szCs w:val="24"/>
        </w:rPr>
        <w:t>:</w:t>
      </w:r>
      <w:r w:rsidRPr="0068173B">
        <w:rPr>
          <w:szCs w:val="24"/>
        </w:rPr>
        <w:t xml:space="preserve"> </w:t>
      </w:r>
      <w:commentRangeEnd w:id="2"/>
      <w:r w:rsidR="00436961">
        <w:rPr>
          <w:rStyle w:val="Refdecomentrio"/>
        </w:rPr>
        <w:commentReference w:id="2"/>
      </w:r>
    </w:p>
    <w:p w14:paraId="6F53D5DE" w14:textId="77777777" w:rsidR="0034261B" w:rsidRPr="0068173B" w:rsidRDefault="0034261B" w:rsidP="008E6C9F">
      <w:pPr>
        <w:tabs>
          <w:tab w:val="left" w:pos="709"/>
        </w:tabs>
        <w:spacing w:before="60" w:after="60" w:line="240" w:lineRule="auto"/>
        <w:ind w:firstLine="4536"/>
        <w:jc w:val="both"/>
        <w:rPr>
          <w:szCs w:val="24"/>
        </w:rPr>
      </w:pPr>
    </w:p>
    <w:p w14:paraId="74324E66" w14:textId="56B00B33" w:rsidR="00A9003D" w:rsidRPr="0068173B" w:rsidRDefault="00A9003D" w:rsidP="008E6C9F">
      <w:pPr>
        <w:tabs>
          <w:tab w:val="left" w:pos="709"/>
        </w:tabs>
        <w:spacing w:before="60" w:after="60" w:line="240" w:lineRule="auto"/>
        <w:ind w:firstLine="4536"/>
        <w:jc w:val="both"/>
        <w:rPr>
          <w:rFonts w:eastAsia="Arial" w:cs="Arial"/>
          <w:color w:val="000000"/>
          <w:szCs w:val="24"/>
        </w:rPr>
      </w:pPr>
    </w:p>
    <w:p w14:paraId="48F69717" w14:textId="77777777" w:rsidR="00A9003D" w:rsidRPr="0068173B" w:rsidRDefault="00A9003D" w:rsidP="00461AD3">
      <w:pPr>
        <w:pStyle w:val="CF-CapaeFolhadeRosto"/>
        <w:tabs>
          <w:tab w:val="left" w:pos="709"/>
        </w:tabs>
        <w:rPr>
          <w:b w:val="0"/>
          <w:szCs w:val="24"/>
          <w:lang w:val="pt-BR"/>
        </w:rPr>
      </w:pPr>
    </w:p>
    <w:p w14:paraId="41350F0B" w14:textId="0535FB55" w:rsidR="00A9003D" w:rsidRDefault="00A9003D" w:rsidP="00461AD3">
      <w:pPr>
        <w:pStyle w:val="CF-CapaeFolhadeRosto"/>
        <w:tabs>
          <w:tab w:val="left" w:pos="709"/>
        </w:tabs>
        <w:rPr>
          <w:b w:val="0"/>
          <w:szCs w:val="24"/>
          <w:lang w:val="pt-BR"/>
        </w:rPr>
      </w:pPr>
    </w:p>
    <w:p w14:paraId="02F7A4AE" w14:textId="71754E8C" w:rsidR="008A4A9F" w:rsidRDefault="008A4A9F" w:rsidP="00461AD3">
      <w:pPr>
        <w:pStyle w:val="CF-CapaeFolhadeRosto"/>
        <w:tabs>
          <w:tab w:val="left" w:pos="709"/>
        </w:tabs>
        <w:rPr>
          <w:b w:val="0"/>
          <w:szCs w:val="24"/>
          <w:lang w:val="pt-BR"/>
        </w:rPr>
      </w:pPr>
    </w:p>
    <w:p w14:paraId="3C533890" w14:textId="5FADC5DA" w:rsidR="008A4A9F" w:rsidRDefault="008A4A9F" w:rsidP="00461AD3">
      <w:pPr>
        <w:pStyle w:val="CF-CapaeFolhadeRosto"/>
        <w:tabs>
          <w:tab w:val="left" w:pos="709"/>
        </w:tabs>
        <w:rPr>
          <w:b w:val="0"/>
          <w:szCs w:val="24"/>
          <w:lang w:val="pt-BR"/>
        </w:rPr>
      </w:pPr>
    </w:p>
    <w:p w14:paraId="288C185C" w14:textId="218F44EF" w:rsidR="008A4A9F" w:rsidRDefault="008A4A9F" w:rsidP="00461AD3">
      <w:pPr>
        <w:pStyle w:val="CF-CapaeFolhadeRosto"/>
        <w:tabs>
          <w:tab w:val="left" w:pos="709"/>
        </w:tabs>
        <w:rPr>
          <w:b w:val="0"/>
          <w:szCs w:val="24"/>
          <w:lang w:val="pt-BR"/>
        </w:rPr>
      </w:pPr>
    </w:p>
    <w:p w14:paraId="02A9FF7D" w14:textId="77777777" w:rsidR="008A4A9F" w:rsidRPr="0068173B" w:rsidRDefault="008A4A9F" w:rsidP="00461AD3">
      <w:pPr>
        <w:pStyle w:val="CF-CapaeFolhadeRosto"/>
        <w:tabs>
          <w:tab w:val="left" w:pos="709"/>
        </w:tabs>
        <w:rPr>
          <w:b w:val="0"/>
          <w:szCs w:val="24"/>
          <w:lang w:val="pt-BR"/>
        </w:rPr>
      </w:pPr>
    </w:p>
    <w:p w14:paraId="0CAE9589" w14:textId="77777777" w:rsidR="007E76AB" w:rsidRPr="0068173B" w:rsidRDefault="007E76AB" w:rsidP="00461AD3">
      <w:pPr>
        <w:pStyle w:val="CF-CapaeFolhadeRosto"/>
        <w:tabs>
          <w:tab w:val="left" w:pos="709"/>
        </w:tabs>
        <w:rPr>
          <w:b w:val="0"/>
          <w:szCs w:val="24"/>
          <w:lang w:val="pt-BR"/>
        </w:rPr>
      </w:pPr>
    </w:p>
    <w:p w14:paraId="2B8EEAAB" w14:textId="77777777" w:rsidR="00A9003D" w:rsidRPr="0068173B" w:rsidRDefault="00A9003D" w:rsidP="00461AD3">
      <w:pPr>
        <w:pStyle w:val="CF-CapaeFolhadeRosto"/>
        <w:tabs>
          <w:tab w:val="left" w:pos="709"/>
        </w:tabs>
        <w:rPr>
          <w:b w:val="0"/>
          <w:szCs w:val="24"/>
          <w:lang w:val="pt-BR"/>
        </w:rPr>
      </w:pPr>
      <w:r w:rsidRPr="0068173B">
        <w:rPr>
          <w:b w:val="0"/>
          <w:szCs w:val="24"/>
          <w:lang w:val="pt-BR"/>
        </w:rPr>
        <w:t>PELOTAS</w:t>
      </w:r>
    </w:p>
    <w:p w14:paraId="3E6C3426" w14:textId="6AF2D80E" w:rsidR="007E76AB" w:rsidRDefault="000C3D9E" w:rsidP="00B31BDA">
      <w:pPr>
        <w:pStyle w:val="CF-CapaeFolhadeRosto"/>
        <w:tabs>
          <w:tab w:val="left" w:pos="709"/>
        </w:tabs>
        <w:rPr>
          <w:lang w:val="pt-BR"/>
        </w:rPr>
      </w:pPr>
      <w:r w:rsidRPr="0068173B">
        <w:rPr>
          <w:b w:val="0"/>
          <w:szCs w:val="24"/>
          <w:lang w:val="pt-BR"/>
        </w:rPr>
        <w:t>201</w:t>
      </w:r>
      <w:r w:rsidR="0034261B" w:rsidRPr="0068173B">
        <w:rPr>
          <w:b w:val="0"/>
          <w:szCs w:val="24"/>
          <w:lang w:val="pt-BR"/>
        </w:rPr>
        <w:t>8</w:t>
      </w:r>
      <w:r w:rsidR="007E76AB">
        <w:rPr>
          <w:lang w:val="pt-BR"/>
        </w:rPr>
        <w:br w:type="page"/>
      </w:r>
    </w:p>
    <w:tbl>
      <w:tblPr>
        <w:tblStyle w:val="Tabelacomgrade"/>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6877"/>
        <w:gridCol w:w="1276"/>
      </w:tblGrid>
      <w:tr w:rsidR="007E76AB" w14:paraId="0927076C" w14:textId="77777777" w:rsidTr="00B05A01">
        <w:tc>
          <w:tcPr>
            <w:tcW w:w="1056" w:type="dxa"/>
          </w:tcPr>
          <w:p w14:paraId="134A9CF9" w14:textId="77777777" w:rsidR="007E76AB" w:rsidRDefault="007E76AB" w:rsidP="00B05A01">
            <w:pPr>
              <w:pStyle w:val="Cabealho"/>
              <w:tabs>
                <w:tab w:val="clear" w:pos="8504"/>
                <w:tab w:val="right" w:pos="9072"/>
              </w:tabs>
              <w:jc w:val="left"/>
              <w:rPr>
                <w:b/>
                <w:color w:val="auto"/>
                <w:lang w:val="pt-BR"/>
              </w:rPr>
            </w:pPr>
            <w:r w:rsidRPr="00D850C8">
              <w:rPr>
                <w:noProof/>
                <w:lang w:val="pt-BR" w:eastAsia="pt-BR"/>
              </w:rPr>
              <w:lastRenderedPageBreak/>
              <w:drawing>
                <wp:inline distT="0" distB="0" distL="0" distR="0" wp14:anchorId="39547D72" wp14:editId="795D55A1">
                  <wp:extent cx="533400" cy="714375"/>
                  <wp:effectExtent l="0" t="0" r="0" b="9525"/>
                  <wp:docPr id="2" name="Imagem 3" descr="Logo IFSu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FSul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14375"/>
                          </a:xfrm>
                          <a:prstGeom prst="rect">
                            <a:avLst/>
                          </a:prstGeom>
                          <a:noFill/>
                          <a:ln w="9525">
                            <a:noFill/>
                            <a:miter lim="800000"/>
                            <a:headEnd/>
                            <a:tailEnd/>
                          </a:ln>
                        </pic:spPr>
                      </pic:pic>
                    </a:graphicData>
                  </a:graphic>
                </wp:inline>
              </w:drawing>
            </w:r>
          </w:p>
        </w:tc>
        <w:tc>
          <w:tcPr>
            <w:tcW w:w="6877" w:type="dxa"/>
          </w:tcPr>
          <w:p w14:paraId="3074BB06" w14:textId="77777777" w:rsidR="007E76AB" w:rsidRPr="003738F0" w:rsidRDefault="007E76AB" w:rsidP="00B05A01">
            <w:pPr>
              <w:pStyle w:val="Cabealho"/>
              <w:tabs>
                <w:tab w:val="clear" w:pos="8504"/>
                <w:tab w:val="right" w:pos="9072"/>
              </w:tabs>
              <w:jc w:val="center"/>
              <w:rPr>
                <w:b/>
                <w:color w:val="auto"/>
                <w:sz w:val="20"/>
                <w:szCs w:val="20"/>
                <w:lang w:val="pt-BR"/>
              </w:rPr>
            </w:pPr>
            <w:r w:rsidRPr="003738F0">
              <w:rPr>
                <w:b/>
                <w:color w:val="auto"/>
                <w:sz w:val="20"/>
                <w:szCs w:val="20"/>
                <w:lang w:val="pt-BR"/>
              </w:rPr>
              <w:t>MINISTÉRIO DA EDUCAÇÃO</w:t>
            </w:r>
          </w:p>
          <w:p w14:paraId="0937A25C" w14:textId="77777777" w:rsidR="007E76AB" w:rsidRPr="003738F0" w:rsidRDefault="007E76AB" w:rsidP="00B05A01">
            <w:pPr>
              <w:pStyle w:val="Cabealho"/>
              <w:tabs>
                <w:tab w:val="clear" w:pos="8504"/>
                <w:tab w:val="right" w:pos="9072"/>
              </w:tabs>
              <w:jc w:val="center"/>
              <w:rPr>
                <w:b/>
                <w:color w:val="auto"/>
                <w:sz w:val="20"/>
                <w:szCs w:val="20"/>
                <w:lang w:val="pt-BR"/>
              </w:rPr>
            </w:pPr>
            <w:r w:rsidRPr="003738F0">
              <w:rPr>
                <w:b/>
                <w:color w:val="auto"/>
                <w:sz w:val="20"/>
                <w:szCs w:val="20"/>
                <w:lang w:val="pt-BR"/>
              </w:rPr>
              <w:t>SECRETARIA DE EDUCAÇÃO PROFISSIONAL E TECNOLÓGICA</w:t>
            </w:r>
          </w:p>
          <w:p w14:paraId="365C5A58" w14:textId="77777777" w:rsidR="007E76AB" w:rsidRPr="003738F0" w:rsidRDefault="007E76AB" w:rsidP="00B05A01">
            <w:pPr>
              <w:pStyle w:val="Cabealho"/>
              <w:jc w:val="center"/>
              <w:rPr>
                <w:b/>
                <w:color w:val="auto"/>
                <w:sz w:val="20"/>
                <w:szCs w:val="20"/>
                <w:lang w:val="pt-BR"/>
              </w:rPr>
            </w:pPr>
            <w:r w:rsidRPr="003738F0">
              <w:rPr>
                <w:b/>
                <w:color w:val="auto"/>
                <w:sz w:val="20"/>
                <w:szCs w:val="20"/>
                <w:lang w:val="pt-BR"/>
              </w:rPr>
              <w:t>INSTITUTO FEDERAL DE EDUCAÇÃO, CIÊNCIA E TECNOLOGIA SUL-RIO-GRANDENSE – CAMPUS PELOTAS</w:t>
            </w:r>
          </w:p>
          <w:p w14:paraId="1002C148" w14:textId="77777777" w:rsidR="007E76AB" w:rsidRDefault="007E76AB" w:rsidP="00B05A01">
            <w:pPr>
              <w:pStyle w:val="Cabealho"/>
              <w:jc w:val="center"/>
              <w:rPr>
                <w:b/>
                <w:color w:val="auto"/>
                <w:lang w:val="pt-BR"/>
              </w:rPr>
            </w:pPr>
            <w:r w:rsidRPr="003738F0">
              <w:rPr>
                <w:b/>
                <w:color w:val="auto"/>
                <w:sz w:val="20"/>
                <w:szCs w:val="20"/>
                <w:lang w:val="pt-BR"/>
              </w:rPr>
              <w:t xml:space="preserve">CURSO SUPERIOR DE TECNOLOGIA EM SISTEMAS PARA </w:t>
            </w:r>
            <w:r w:rsidRPr="003738F0">
              <w:rPr>
                <w:b/>
                <w:i/>
                <w:color w:val="auto"/>
                <w:sz w:val="20"/>
                <w:szCs w:val="20"/>
                <w:lang w:val="pt-BR"/>
              </w:rPr>
              <w:t>INTERNET</w:t>
            </w:r>
          </w:p>
        </w:tc>
        <w:tc>
          <w:tcPr>
            <w:tcW w:w="1276" w:type="dxa"/>
          </w:tcPr>
          <w:p w14:paraId="54BD9C6E" w14:textId="77777777" w:rsidR="007E76AB" w:rsidRDefault="007E76AB" w:rsidP="00B05A01">
            <w:pPr>
              <w:pStyle w:val="Cabealho"/>
              <w:tabs>
                <w:tab w:val="clear" w:pos="4252"/>
                <w:tab w:val="clear" w:pos="8504"/>
                <w:tab w:val="center" w:pos="4173"/>
                <w:tab w:val="right" w:pos="9072"/>
              </w:tabs>
              <w:jc w:val="right"/>
              <w:rPr>
                <w:b/>
                <w:color w:val="auto"/>
                <w:lang w:val="pt-BR"/>
              </w:rPr>
            </w:pPr>
            <w:r w:rsidRPr="00D850C8">
              <w:rPr>
                <w:noProof/>
                <w:color w:val="auto"/>
                <w:lang w:val="pt-BR" w:eastAsia="pt-BR"/>
              </w:rPr>
              <w:drawing>
                <wp:inline distT="0" distB="0" distL="0" distR="0" wp14:anchorId="0CAAEBD1" wp14:editId="14255AD0">
                  <wp:extent cx="670560" cy="690245"/>
                  <wp:effectExtent l="0" t="0" r="0" b="0"/>
                  <wp:docPr id="33" name="Imagem 4" descr="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0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307" r="20001"/>
                          <a:stretch/>
                        </pic:blipFill>
                        <pic:spPr bwMode="auto">
                          <a:xfrm>
                            <a:off x="0" y="0"/>
                            <a:ext cx="671027" cy="6907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4AB1B7E" w14:textId="2CEAE786" w:rsidR="007E76AB" w:rsidRDefault="007E76AB" w:rsidP="00B31BDA">
      <w:pPr>
        <w:pStyle w:val="Titulo6"/>
        <w:pBdr>
          <w:bottom w:val="single" w:sz="12" w:space="1" w:color="auto"/>
        </w:pBdr>
        <w:spacing w:after="300" w:line="240" w:lineRule="auto"/>
      </w:pPr>
    </w:p>
    <w:p w14:paraId="4CA9ED02" w14:textId="0BE82A4A" w:rsidR="00B31BDA" w:rsidRPr="00F204E3" w:rsidRDefault="00B31BDA" w:rsidP="00B31BDA">
      <w:pPr>
        <w:pStyle w:val="Titulo6"/>
        <w:spacing w:after="300" w:line="240" w:lineRule="auto"/>
      </w:pPr>
      <w:r w:rsidRPr="00F204E3">
        <w:t>TERMO DE APROVAÇÃO</w:t>
      </w:r>
    </w:p>
    <w:p w14:paraId="33626155" w14:textId="4BBDEB3F" w:rsidR="00BD5E09" w:rsidRDefault="0057068A" w:rsidP="00BD5E09">
      <w:pPr>
        <w:pStyle w:val="CF-CapaeFolhadeRosto"/>
        <w:tabs>
          <w:tab w:val="left" w:pos="709"/>
        </w:tabs>
        <w:rPr>
          <w:i/>
          <w:sz w:val="28"/>
          <w:lang w:val="pt-BR"/>
        </w:rPr>
      </w:pPr>
      <w:r>
        <w:rPr>
          <w:i/>
          <w:sz w:val="28"/>
          <w:lang w:val="pt-BR"/>
        </w:rPr>
        <w:t>XXXX</w:t>
      </w:r>
    </w:p>
    <w:p w14:paraId="603CC88D" w14:textId="1515F783" w:rsidR="00BD5E09" w:rsidRPr="00D13A3F" w:rsidRDefault="0057068A" w:rsidP="00BD5E09">
      <w:pPr>
        <w:pStyle w:val="CF-CapaeFolhadeRosto"/>
        <w:tabs>
          <w:tab w:val="left" w:pos="709"/>
        </w:tabs>
        <w:rPr>
          <w:szCs w:val="24"/>
          <w:lang w:val="pt-BR"/>
        </w:rPr>
      </w:pPr>
      <w:r>
        <w:rPr>
          <w:szCs w:val="24"/>
          <w:lang w:val="pt-BR"/>
        </w:rPr>
        <w:t>XXXXXXXX</w:t>
      </w:r>
    </w:p>
    <w:p w14:paraId="797DD34F" w14:textId="6101D99F" w:rsidR="00B31BDA" w:rsidRDefault="00B31BDA" w:rsidP="00B31BDA">
      <w:pPr>
        <w:ind w:right="92"/>
        <w:jc w:val="center"/>
        <w:rPr>
          <w:rFonts w:cs="Arial"/>
        </w:rPr>
      </w:pPr>
      <w:r w:rsidRPr="00F204E3">
        <w:rPr>
          <w:rFonts w:cs="Arial"/>
        </w:rPr>
        <w:t>por</w:t>
      </w:r>
    </w:p>
    <w:p w14:paraId="292D5171" w14:textId="03228851" w:rsidR="00B31BDA" w:rsidRDefault="0057068A" w:rsidP="00B31BDA">
      <w:pPr>
        <w:tabs>
          <w:tab w:val="left" w:pos="709"/>
        </w:tabs>
        <w:ind w:right="92"/>
        <w:jc w:val="center"/>
        <w:rPr>
          <w:rFonts w:cs="Arial"/>
          <w:b/>
        </w:rPr>
      </w:pPr>
      <w:r>
        <w:rPr>
          <w:rFonts w:cs="Arial"/>
          <w:b/>
        </w:rPr>
        <w:t xml:space="preserve">Régis </w:t>
      </w:r>
      <w:proofErr w:type="spellStart"/>
      <w:r>
        <w:rPr>
          <w:rFonts w:cs="Arial"/>
          <w:b/>
        </w:rPr>
        <w:t>R</w:t>
      </w:r>
      <w:r w:rsidR="00BF2E7F">
        <w:rPr>
          <w:rFonts w:cs="Arial"/>
          <w:b/>
        </w:rPr>
        <w:t>o</w:t>
      </w:r>
      <w:r>
        <w:rPr>
          <w:rFonts w:cs="Arial"/>
          <w:b/>
        </w:rPr>
        <w:t>pke</w:t>
      </w:r>
      <w:proofErr w:type="spellEnd"/>
      <w:r>
        <w:rPr>
          <w:rFonts w:cs="Arial"/>
          <w:b/>
        </w:rPr>
        <w:t xml:space="preserve"> </w:t>
      </w:r>
      <w:proofErr w:type="spellStart"/>
      <w:r>
        <w:rPr>
          <w:rFonts w:cs="Arial"/>
          <w:b/>
        </w:rPr>
        <w:t>Bartz</w:t>
      </w:r>
      <w:proofErr w:type="spellEnd"/>
    </w:p>
    <w:p w14:paraId="4A9A2A47" w14:textId="77777777" w:rsidR="00B31BDA" w:rsidRPr="00D850C8" w:rsidRDefault="00B31BDA" w:rsidP="00B31BDA">
      <w:pPr>
        <w:tabs>
          <w:tab w:val="left" w:pos="709"/>
        </w:tabs>
        <w:ind w:right="92"/>
        <w:jc w:val="center"/>
        <w:rPr>
          <w:rFonts w:cs="Arial"/>
          <w:b/>
        </w:rPr>
      </w:pPr>
    </w:p>
    <w:p w14:paraId="4DEB1835" w14:textId="4F9D4EDC" w:rsidR="00B31BDA" w:rsidRDefault="00B31BDA" w:rsidP="00994C03">
      <w:pPr>
        <w:pStyle w:val="Corpodetexto"/>
        <w:ind w:left="4536" w:right="92"/>
        <w:jc w:val="both"/>
        <w:rPr>
          <w:rFonts w:ascii="Arial" w:hAnsi="Arial" w:cs="Arial"/>
          <w:color w:val="000000" w:themeColor="text1"/>
          <w:sz w:val="24"/>
          <w:szCs w:val="24"/>
        </w:rPr>
      </w:pPr>
      <w:r w:rsidRPr="00C219C9">
        <w:rPr>
          <w:rFonts w:ascii="Arial" w:hAnsi="Arial" w:cs="Arial"/>
          <w:color w:val="000000" w:themeColor="text1"/>
          <w:sz w:val="24"/>
          <w:szCs w:val="24"/>
        </w:rPr>
        <w:t>Este</w:t>
      </w:r>
      <w:r w:rsidRPr="00C219C9">
        <w:rPr>
          <w:color w:val="000000" w:themeColor="text1"/>
        </w:rPr>
        <w:t xml:space="preserve"> </w:t>
      </w:r>
      <w:r w:rsidRPr="00C219C9">
        <w:rPr>
          <w:rFonts w:ascii="Arial" w:hAnsi="Arial" w:cs="Arial"/>
          <w:color w:val="000000" w:themeColor="text1"/>
          <w:sz w:val="24"/>
          <w:szCs w:val="24"/>
        </w:rPr>
        <w:t xml:space="preserve">Trabalho de Conclusão de Curso foi apresentado </w:t>
      </w:r>
      <w:r w:rsidR="00EA4EE8" w:rsidRPr="00C219C9">
        <w:rPr>
          <w:rFonts w:ascii="Arial" w:hAnsi="Arial" w:cs="Arial"/>
          <w:color w:val="000000" w:themeColor="text1"/>
          <w:sz w:val="24"/>
          <w:szCs w:val="24"/>
        </w:rPr>
        <w:t xml:space="preserve">em </w:t>
      </w:r>
      <w:proofErr w:type="spellStart"/>
      <w:r w:rsidR="0057068A">
        <w:rPr>
          <w:rFonts w:ascii="Arial" w:hAnsi="Arial" w:cs="Arial"/>
          <w:color w:val="000000" w:themeColor="text1"/>
          <w:sz w:val="24"/>
          <w:szCs w:val="24"/>
        </w:rPr>
        <w:t>xx</w:t>
      </w:r>
      <w:proofErr w:type="spellEnd"/>
      <w:r w:rsidR="005F686D">
        <w:rPr>
          <w:rFonts w:ascii="Arial" w:hAnsi="Arial" w:cs="Arial"/>
          <w:color w:val="FF0000"/>
          <w:sz w:val="24"/>
          <w:szCs w:val="24"/>
        </w:rPr>
        <w:t xml:space="preserve"> </w:t>
      </w:r>
      <w:r w:rsidRPr="00C219C9">
        <w:rPr>
          <w:rFonts w:ascii="Arial" w:hAnsi="Arial" w:cs="Arial"/>
          <w:color w:val="000000" w:themeColor="text1"/>
          <w:sz w:val="24"/>
          <w:szCs w:val="24"/>
        </w:rPr>
        <w:t xml:space="preserve">de </w:t>
      </w:r>
      <w:proofErr w:type="spellStart"/>
      <w:r w:rsidR="003B1708">
        <w:rPr>
          <w:rFonts w:ascii="Arial" w:hAnsi="Arial" w:cs="Arial"/>
          <w:color w:val="000000" w:themeColor="text1"/>
          <w:sz w:val="24"/>
          <w:szCs w:val="24"/>
        </w:rPr>
        <w:t>xxxx</w:t>
      </w:r>
      <w:proofErr w:type="spellEnd"/>
      <w:r w:rsidR="00EA4EE8" w:rsidRPr="00C219C9">
        <w:rPr>
          <w:rFonts w:ascii="Arial" w:hAnsi="Arial" w:cs="Arial"/>
          <w:color w:val="000000" w:themeColor="text1"/>
          <w:sz w:val="24"/>
          <w:szCs w:val="24"/>
        </w:rPr>
        <w:t xml:space="preserve"> de </w:t>
      </w:r>
      <w:proofErr w:type="spellStart"/>
      <w:r w:rsidR="0057068A">
        <w:rPr>
          <w:rFonts w:ascii="Arial" w:hAnsi="Arial" w:cs="Arial"/>
          <w:color w:val="000000" w:themeColor="text1"/>
          <w:sz w:val="24"/>
          <w:szCs w:val="24"/>
        </w:rPr>
        <w:t>xxxx</w:t>
      </w:r>
      <w:proofErr w:type="spellEnd"/>
      <w:r w:rsidRPr="00C219C9">
        <w:rPr>
          <w:rFonts w:ascii="Arial" w:hAnsi="Arial" w:cs="Arial"/>
          <w:color w:val="000000" w:themeColor="text1"/>
          <w:sz w:val="24"/>
          <w:szCs w:val="24"/>
        </w:rPr>
        <w:t xml:space="preserve"> como requisito parcial para a obtenção do título de Tecnólogo em Sistemas para Internet. O candidato foi arguido pela Banca Examinadora composta pelos professores abaixo assinados. Após deliberação, a Banca Examinadora considerou o trabalho aprovado.</w:t>
      </w:r>
    </w:p>
    <w:p w14:paraId="3C584C72" w14:textId="77777777" w:rsidR="004968A4" w:rsidRPr="00C219C9" w:rsidRDefault="004968A4" w:rsidP="00994C03">
      <w:pPr>
        <w:pStyle w:val="Corpodetexto"/>
        <w:ind w:left="4536" w:right="92"/>
        <w:jc w:val="both"/>
        <w:rPr>
          <w:rFonts w:ascii="Arial" w:hAnsi="Arial" w:cs="Arial"/>
          <w:color w:val="000000" w:themeColor="text1"/>
          <w:sz w:val="24"/>
          <w:szCs w:val="24"/>
        </w:rPr>
      </w:pPr>
    </w:p>
    <w:p w14:paraId="2C0D51DD" w14:textId="77777777" w:rsidR="00B31BDA" w:rsidRPr="00F204E3" w:rsidRDefault="00B31BDA" w:rsidP="00B31BDA">
      <w:pPr>
        <w:pStyle w:val="Corpodetexto"/>
        <w:spacing w:after="0"/>
        <w:ind w:right="91"/>
        <w:jc w:val="center"/>
        <w:rPr>
          <w:rFonts w:ascii="Arial" w:hAnsi="Arial" w:cs="Arial"/>
          <w:sz w:val="24"/>
          <w:szCs w:val="24"/>
        </w:rPr>
      </w:pPr>
      <w:r w:rsidRPr="00F204E3">
        <w:rPr>
          <w:rFonts w:ascii="Arial" w:hAnsi="Arial" w:cs="Arial"/>
          <w:sz w:val="24"/>
          <w:szCs w:val="24"/>
        </w:rPr>
        <w:t>__________________________________</w:t>
      </w:r>
    </w:p>
    <w:p w14:paraId="036475FA" w14:textId="58B7DAF0" w:rsidR="006471F2" w:rsidRDefault="006471F2" w:rsidP="006471F2">
      <w:pPr>
        <w:tabs>
          <w:tab w:val="left" w:pos="709"/>
        </w:tabs>
        <w:spacing w:after="0" w:line="240" w:lineRule="auto"/>
        <w:ind w:right="91"/>
        <w:jc w:val="center"/>
      </w:pPr>
      <w:bookmarkStart w:id="3" w:name="_Hlk528618472"/>
      <w:r>
        <w:t xml:space="preserve">Prof. </w:t>
      </w:r>
      <w:bookmarkEnd w:id="3"/>
    </w:p>
    <w:p w14:paraId="619F1A2B" w14:textId="59E85407" w:rsidR="00B31BDA" w:rsidRPr="00F204E3" w:rsidRDefault="006471F2" w:rsidP="006471F2">
      <w:pPr>
        <w:pStyle w:val="Corpodetexto"/>
        <w:spacing w:after="0"/>
        <w:ind w:right="91"/>
        <w:jc w:val="center"/>
        <w:rPr>
          <w:rFonts w:cs="Arial"/>
        </w:rPr>
      </w:pPr>
      <w:r>
        <w:rPr>
          <w:rFonts w:ascii="Arial" w:eastAsia="Arial" w:hAnsi="Arial" w:cs="Arial"/>
          <w:color w:val="000000"/>
          <w:sz w:val="24"/>
          <w:szCs w:val="24"/>
        </w:rPr>
        <w:t>Orientador</w:t>
      </w:r>
      <w:r w:rsidR="0057068A">
        <w:rPr>
          <w:rFonts w:ascii="Arial" w:eastAsia="Arial" w:hAnsi="Arial" w:cs="Arial"/>
          <w:color w:val="000000"/>
          <w:sz w:val="24"/>
          <w:szCs w:val="24"/>
        </w:rPr>
        <w:t>(a)</w:t>
      </w:r>
    </w:p>
    <w:p w14:paraId="40FB6522" w14:textId="227986C2" w:rsidR="00B31BDA" w:rsidRDefault="00B31BDA" w:rsidP="00B31BDA">
      <w:pPr>
        <w:pStyle w:val="Corpodetexto"/>
        <w:tabs>
          <w:tab w:val="left" w:pos="709"/>
        </w:tabs>
        <w:spacing w:after="0"/>
        <w:ind w:right="91"/>
        <w:jc w:val="center"/>
        <w:rPr>
          <w:rFonts w:ascii="Arial" w:hAnsi="Arial" w:cs="Arial"/>
          <w:sz w:val="24"/>
          <w:szCs w:val="24"/>
        </w:rPr>
      </w:pPr>
    </w:p>
    <w:p w14:paraId="2B33960C" w14:textId="77777777" w:rsidR="004968A4" w:rsidRPr="00D850C8" w:rsidRDefault="004968A4" w:rsidP="00B31BDA">
      <w:pPr>
        <w:pStyle w:val="Corpodetexto"/>
        <w:tabs>
          <w:tab w:val="left" w:pos="709"/>
        </w:tabs>
        <w:spacing w:after="0"/>
        <w:ind w:right="91"/>
        <w:jc w:val="center"/>
        <w:rPr>
          <w:rFonts w:ascii="Arial" w:hAnsi="Arial" w:cs="Arial"/>
          <w:sz w:val="24"/>
          <w:szCs w:val="24"/>
        </w:rPr>
      </w:pPr>
    </w:p>
    <w:p w14:paraId="140565A6" w14:textId="77777777" w:rsidR="00B31BDA" w:rsidRPr="00B31BDA" w:rsidRDefault="00B31BDA" w:rsidP="00B31BDA">
      <w:pPr>
        <w:pStyle w:val="Corpodetexto"/>
        <w:spacing w:after="0"/>
        <w:ind w:right="91"/>
        <w:jc w:val="center"/>
        <w:rPr>
          <w:rFonts w:ascii="Arial" w:hAnsi="Arial" w:cs="Arial"/>
          <w:sz w:val="24"/>
          <w:szCs w:val="24"/>
        </w:rPr>
      </w:pPr>
      <w:r w:rsidRPr="00B31BDA">
        <w:rPr>
          <w:rFonts w:ascii="Arial" w:hAnsi="Arial" w:cs="Arial"/>
          <w:sz w:val="24"/>
          <w:szCs w:val="24"/>
        </w:rPr>
        <w:t>___________________________________</w:t>
      </w:r>
    </w:p>
    <w:p w14:paraId="22CEA0F1" w14:textId="48355185" w:rsidR="006471F2" w:rsidRDefault="006471F2" w:rsidP="006471F2">
      <w:pPr>
        <w:tabs>
          <w:tab w:val="left" w:pos="709"/>
        </w:tabs>
        <w:spacing w:after="0" w:line="240" w:lineRule="auto"/>
        <w:ind w:right="91"/>
        <w:jc w:val="center"/>
      </w:pPr>
      <w:r>
        <w:t xml:space="preserve">Prof. </w:t>
      </w:r>
    </w:p>
    <w:p w14:paraId="07C5E4E7" w14:textId="182508AA" w:rsidR="00B31BDA" w:rsidRDefault="006471F2" w:rsidP="006471F2">
      <w:pPr>
        <w:tabs>
          <w:tab w:val="left" w:pos="709"/>
        </w:tabs>
        <w:spacing w:after="0" w:line="240" w:lineRule="auto"/>
        <w:ind w:right="91"/>
        <w:jc w:val="center"/>
      </w:pPr>
      <w:proofErr w:type="spellStart"/>
      <w:r>
        <w:t>Coorientador</w:t>
      </w:r>
      <w:proofErr w:type="spellEnd"/>
      <w:r w:rsidR="0057068A">
        <w:t>(a)</w:t>
      </w:r>
    </w:p>
    <w:p w14:paraId="1D6F59A1" w14:textId="75100E77" w:rsidR="006471F2" w:rsidRDefault="006471F2" w:rsidP="006471F2">
      <w:pPr>
        <w:tabs>
          <w:tab w:val="left" w:pos="709"/>
        </w:tabs>
        <w:spacing w:after="0" w:line="240" w:lineRule="auto"/>
        <w:ind w:right="91"/>
        <w:jc w:val="center"/>
      </w:pPr>
    </w:p>
    <w:p w14:paraId="0407EFB5" w14:textId="77777777" w:rsidR="004968A4" w:rsidRDefault="004968A4" w:rsidP="006471F2">
      <w:pPr>
        <w:tabs>
          <w:tab w:val="left" w:pos="709"/>
        </w:tabs>
        <w:spacing w:after="0" w:line="240" w:lineRule="auto"/>
        <w:ind w:right="91"/>
        <w:jc w:val="center"/>
      </w:pPr>
    </w:p>
    <w:p w14:paraId="29EAEB56" w14:textId="77777777" w:rsidR="006471F2" w:rsidRDefault="006471F2" w:rsidP="006471F2">
      <w:pPr>
        <w:spacing w:after="0" w:line="240" w:lineRule="auto"/>
        <w:ind w:right="91"/>
        <w:jc w:val="center"/>
      </w:pPr>
      <w:r>
        <w:rPr>
          <w:rFonts w:eastAsia="Arial" w:cs="Arial"/>
          <w:color w:val="000000"/>
          <w:szCs w:val="24"/>
        </w:rPr>
        <w:t>___________________________________</w:t>
      </w:r>
    </w:p>
    <w:p w14:paraId="00FF3A9A" w14:textId="48B72367" w:rsidR="002C1932" w:rsidRDefault="008320B0" w:rsidP="006471F2">
      <w:pPr>
        <w:spacing w:after="0" w:line="240" w:lineRule="auto"/>
        <w:ind w:right="91"/>
        <w:jc w:val="center"/>
        <w:rPr>
          <w:rFonts w:eastAsia="Arial" w:cs="Arial"/>
          <w:color w:val="000000"/>
          <w:szCs w:val="24"/>
        </w:rPr>
      </w:pPr>
      <w:r w:rsidRPr="00D55B87">
        <w:rPr>
          <w:rFonts w:cs="Arial"/>
          <w:szCs w:val="24"/>
        </w:rPr>
        <w:t>Prof</w:t>
      </w:r>
      <w:r w:rsidR="0057068A">
        <w:rPr>
          <w:rFonts w:cs="Arial"/>
          <w:szCs w:val="24"/>
        </w:rPr>
        <w:t>.</w:t>
      </w:r>
      <w:r w:rsidR="002C1932">
        <w:rPr>
          <w:rFonts w:eastAsia="Arial" w:cs="Arial"/>
          <w:color w:val="000000"/>
          <w:szCs w:val="24"/>
        </w:rPr>
        <w:t xml:space="preserve"> </w:t>
      </w:r>
    </w:p>
    <w:p w14:paraId="7118FDF0" w14:textId="5CF1A7B5" w:rsidR="006471F2" w:rsidRDefault="006471F2" w:rsidP="006471F2">
      <w:pPr>
        <w:spacing w:after="0" w:line="240" w:lineRule="auto"/>
        <w:ind w:right="91"/>
        <w:jc w:val="center"/>
        <w:rPr>
          <w:rFonts w:eastAsia="Arial" w:cs="Arial"/>
          <w:color w:val="000000"/>
          <w:szCs w:val="24"/>
        </w:rPr>
      </w:pPr>
      <w:r>
        <w:rPr>
          <w:rFonts w:eastAsia="Arial" w:cs="Arial"/>
          <w:color w:val="000000"/>
          <w:szCs w:val="24"/>
        </w:rPr>
        <w:t>Membro externo</w:t>
      </w:r>
    </w:p>
    <w:p w14:paraId="3DBBB8F9" w14:textId="77777777" w:rsidR="004968A4" w:rsidRDefault="004968A4" w:rsidP="006471F2">
      <w:pPr>
        <w:spacing w:after="0" w:line="240" w:lineRule="auto"/>
        <w:ind w:right="91"/>
        <w:jc w:val="center"/>
      </w:pPr>
    </w:p>
    <w:p w14:paraId="700BE0BC" w14:textId="77777777" w:rsidR="0078147F" w:rsidRPr="00B31BDA" w:rsidRDefault="0078147F" w:rsidP="00B31BDA">
      <w:pPr>
        <w:pStyle w:val="Corpodetexto"/>
        <w:spacing w:after="0"/>
        <w:ind w:right="91"/>
        <w:jc w:val="center"/>
        <w:rPr>
          <w:rFonts w:ascii="Arial" w:hAnsi="Arial" w:cs="Arial"/>
          <w:sz w:val="24"/>
          <w:szCs w:val="24"/>
        </w:rPr>
      </w:pPr>
    </w:p>
    <w:p w14:paraId="134EB720" w14:textId="77777777" w:rsidR="00B31BDA" w:rsidRPr="00B31BDA" w:rsidRDefault="00B31BDA" w:rsidP="00B31BDA">
      <w:pPr>
        <w:pStyle w:val="Corpodetexto"/>
        <w:spacing w:after="0"/>
        <w:ind w:right="91"/>
        <w:jc w:val="center"/>
        <w:rPr>
          <w:rFonts w:ascii="Arial" w:hAnsi="Arial" w:cs="Arial"/>
          <w:sz w:val="24"/>
          <w:szCs w:val="24"/>
        </w:rPr>
      </w:pPr>
      <w:r w:rsidRPr="00B31BDA">
        <w:rPr>
          <w:rFonts w:ascii="Arial" w:hAnsi="Arial" w:cs="Arial"/>
          <w:sz w:val="24"/>
          <w:szCs w:val="24"/>
        </w:rPr>
        <w:t>___________________________________</w:t>
      </w:r>
    </w:p>
    <w:p w14:paraId="00F2C86D" w14:textId="11618F51" w:rsidR="00B31BDA" w:rsidRPr="0078147F" w:rsidRDefault="007C5321" w:rsidP="00B31BDA">
      <w:pPr>
        <w:pStyle w:val="Corpodetexto"/>
        <w:spacing w:after="0"/>
        <w:ind w:right="91"/>
        <w:jc w:val="center"/>
        <w:rPr>
          <w:rFonts w:ascii="Arial" w:hAnsi="Arial" w:cs="Arial"/>
          <w:sz w:val="24"/>
          <w:szCs w:val="24"/>
        </w:rPr>
      </w:pPr>
      <w:r w:rsidRPr="007C5321">
        <w:rPr>
          <w:rFonts w:ascii="Arial" w:hAnsi="Arial" w:cs="Arial"/>
          <w:sz w:val="24"/>
          <w:szCs w:val="24"/>
        </w:rPr>
        <w:t>Prof</w:t>
      </w:r>
      <w:r w:rsidR="0057068A">
        <w:rPr>
          <w:rFonts w:ascii="Arial" w:hAnsi="Arial" w:cs="Arial"/>
          <w:sz w:val="24"/>
          <w:szCs w:val="24"/>
        </w:rPr>
        <w:t>.</w:t>
      </w:r>
    </w:p>
    <w:p w14:paraId="4A1E8485" w14:textId="77777777" w:rsidR="00AF5393" w:rsidRDefault="00B31BDA" w:rsidP="00B31BDA">
      <w:pPr>
        <w:pStyle w:val="Corpodetexto"/>
        <w:spacing w:after="0"/>
        <w:ind w:right="91"/>
        <w:jc w:val="center"/>
        <w:rPr>
          <w:rFonts w:ascii="Arial" w:hAnsi="Arial" w:cs="Arial"/>
          <w:sz w:val="24"/>
          <w:szCs w:val="24"/>
        </w:rPr>
      </w:pPr>
      <w:r w:rsidRPr="00D850C8">
        <w:rPr>
          <w:rFonts w:ascii="Arial" w:hAnsi="Arial" w:cs="Arial"/>
          <w:sz w:val="24"/>
          <w:szCs w:val="24"/>
        </w:rPr>
        <w:t>Membro interno</w:t>
      </w:r>
    </w:p>
    <w:p w14:paraId="788B917D" w14:textId="61F86113" w:rsidR="00AF5393" w:rsidRDefault="00AF5393" w:rsidP="00B31BDA">
      <w:pPr>
        <w:pStyle w:val="Corpodetexto"/>
        <w:spacing w:after="0"/>
        <w:ind w:right="91"/>
        <w:jc w:val="center"/>
      </w:pPr>
      <w:r>
        <w:tab/>
      </w:r>
    </w:p>
    <w:p w14:paraId="10B0EED8" w14:textId="77777777" w:rsidR="002E0DCD" w:rsidRDefault="002E0DCD" w:rsidP="00B31BDA">
      <w:pPr>
        <w:pStyle w:val="Corpodetexto"/>
        <w:spacing w:after="0"/>
        <w:ind w:right="91"/>
        <w:jc w:val="center"/>
      </w:pPr>
    </w:p>
    <w:p w14:paraId="76BB82E4" w14:textId="55C782F9" w:rsidR="00A9003D" w:rsidRPr="002E0DCD" w:rsidRDefault="00AF5393" w:rsidP="002E0DCD">
      <w:pPr>
        <w:shd w:val="clear" w:color="auto" w:fill="FFFFFF"/>
        <w:spacing w:after="0" w:line="240" w:lineRule="auto"/>
        <w:jc w:val="center"/>
        <w:rPr>
          <w:rFonts w:eastAsia="Times New Roman" w:cs="Arial"/>
          <w:b/>
          <w:szCs w:val="24"/>
        </w:rPr>
      </w:pPr>
      <w:r w:rsidRPr="00AF5393">
        <w:rPr>
          <w:rFonts w:eastAsia="Times New Roman" w:cs="Arial"/>
          <w:b/>
          <w:szCs w:val="24"/>
        </w:rPr>
        <w:t>- O Termo de Aprovação assinado encontra-se na Coordenação do Curso</w:t>
      </w:r>
      <w:r w:rsidR="004968A4">
        <w:rPr>
          <w:rFonts w:eastAsia="Times New Roman" w:cs="Arial"/>
          <w:b/>
          <w:szCs w:val="24"/>
        </w:rPr>
        <w:t xml:space="preserve"> -</w:t>
      </w:r>
      <w:r w:rsidRPr="00AF5393">
        <w:rPr>
          <w:rFonts w:eastAsia="Times New Roman" w:cs="Arial"/>
          <w:b/>
          <w:szCs w:val="24"/>
        </w:rPr>
        <w:t xml:space="preserve"> </w:t>
      </w:r>
    </w:p>
    <w:p w14:paraId="1F035103" w14:textId="05FC12F3" w:rsidR="00A9003D" w:rsidRPr="00D850C8" w:rsidRDefault="000066A1" w:rsidP="000066A1">
      <w:pPr>
        <w:tabs>
          <w:tab w:val="left" w:pos="0"/>
        </w:tabs>
        <w:jc w:val="center"/>
        <w:rPr>
          <w:b/>
        </w:rPr>
      </w:pPr>
      <w:bookmarkStart w:id="4" w:name="_Toc302641982"/>
      <w:r w:rsidRPr="00D850C8">
        <w:rPr>
          <w:b/>
        </w:rPr>
        <w:lastRenderedPageBreak/>
        <w:t>RESUMO</w:t>
      </w:r>
      <w:bookmarkEnd w:id="4"/>
    </w:p>
    <w:p w14:paraId="5D479F2E" w14:textId="77777777" w:rsidR="002C24DC" w:rsidRPr="00D850C8" w:rsidRDefault="002C24DC" w:rsidP="00461AD3">
      <w:pPr>
        <w:pStyle w:val="SemEspaamento"/>
        <w:tabs>
          <w:tab w:val="left" w:pos="709"/>
        </w:tabs>
        <w:spacing w:line="240" w:lineRule="auto"/>
        <w:ind w:firstLine="0"/>
        <w:rPr>
          <w:sz w:val="22"/>
        </w:rPr>
      </w:pPr>
    </w:p>
    <w:p w14:paraId="381D657D" w14:textId="57A36D20" w:rsidR="00F72F8C" w:rsidRPr="009E40B6" w:rsidRDefault="00676C99" w:rsidP="001E6206">
      <w:pPr>
        <w:pStyle w:val="SemEspaamento"/>
        <w:tabs>
          <w:tab w:val="left" w:pos="709"/>
        </w:tabs>
        <w:ind w:firstLine="709"/>
        <w:rPr>
          <w:szCs w:val="24"/>
        </w:rPr>
      </w:pPr>
      <w:commentRangeStart w:id="5"/>
      <w:r>
        <w:rPr>
          <w:szCs w:val="24"/>
        </w:rPr>
        <w:t>O seguinte trabalho tem como objetivo, apresentar ao leitor</w:t>
      </w:r>
      <w:r w:rsidR="001C31AF">
        <w:rPr>
          <w:szCs w:val="24"/>
        </w:rPr>
        <w:t xml:space="preserve"> </w:t>
      </w:r>
      <w:r w:rsidR="009D5F06">
        <w:rPr>
          <w:szCs w:val="24"/>
        </w:rPr>
        <w:t xml:space="preserve">uma abordagem sobre </w:t>
      </w:r>
      <w:r w:rsidR="00BF2E7F">
        <w:rPr>
          <w:szCs w:val="24"/>
        </w:rPr>
        <w:t>as</w:t>
      </w:r>
      <w:r w:rsidR="00B971B0">
        <w:rPr>
          <w:szCs w:val="24"/>
        </w:rPr>
        <w:t xml:space="preserve"> redes sociais e </w:t>
      </w:r>
      <w:r w:rsidR="00D91F64">
        <w:rPr>
          <w:szCs w:val="24"/>
        </w:rPr>
        <w:t>o</w:t>
      </w:r>
      <w:r w:rsidR="001C31AF">
        <w:rPr>
          <w:szCs w:val="24"/>
        </w:rPr>
        <w:t xml:space="preserve"> s</w:t>
      </w:r>
      <w:r w:rsidR="00B971B0">
        <w:rPr>
          <w:szCs w:val="24"/>
        </w:rPr>
        <w:t>eu</w:t>
      </w:r>
      <w:r w:rsidR="001C31AF">
        <w:rPr>
          <w:szCs w:val="24"/>
        </w:rPr>
        <w:t xml:space="preserve"> </w:t>
      </w:r>
      <w:r w:rsidR="00B971B0">
        <w:rPr>
          <w:szCs w:val="24"/>
        </w:rPr>
        <w:t>uso</w:t>
      </w:r>
      <w:r w:rsidR="001C31AF">
        <w:rPr>
          <w:szCs w:val="24"/>
        </w:rPr>
        <w:t xml:space="preserve"> </w:t>
      </w:r>
      <w:r w:rsidR="00814520">
        <w:rPr>
          <w:szCs w:val="24"/>
        </w:rPr>
        <w:t>no segmento de negócios</w:t>
      </w:r>
      <w:r w:rsidR="00B971B0">
        <w:rPr>
          <w:szCs w:val="24"/>
        </w:rPr>
        <w:t xml:space="preserve"> nos dias atuais</w:t>
      </w:r>
      <w:r w:rsidR="00814520">
        <w:rPr>
          <w:szCs w:val="24"/>
        </w:rPr>
        <w:t>, também apresentará</w:t>
      </w:r>
      <w:r w:rsidR="001C31AF">
        <w:rPr>
          <w:szCs w:val="24"/>
        </w:rPr>
        <w:t xml:space="preserve"> </w:t>
      </w:r>
      <w:r>
        <w:rPr>
          <w:szCs w:val="24"/>
        </w:rPr>
        <w:t xml:space="preserve">as etapas de desenvolvimento do </w:t>
      </w:r>
      <w:r>
        <w:rPr>
          <w:i/>
          <w:szCs w:val="24"/>
        </w:rPr>
        <w:t>S</w:t>
      </w:r>
      <w:r w:rsidRPr="00676C99">
        <w:rPr>
          <w:i/>
          <w:szCs w:val="24"/>
        </w:rPr>
        <w:t xml:space="preserve">istema de </w:t>
      </w:r>
      <w:r>
        <w:rPr>
          <w:i/>
          <w:szCs w:val="24"/>
        </w:rPr>
        <w:t>I</w:t>
      </w:r>
      <w:r w:rsidRPr="00676C99">
        <w:rPr>
          <w:i/>
          <w:szCs w:val="24"/>
        </w:rPr>
        <w:t xml:space="preserve">ntegração </w:t>
      </w:r>
      <w:r>
        <w:rPr>
          <w:i/>
          <w:szCs w:val="24"/>
        </w:rPr>
        <w:t>E</w:t>
      </w:r>
      <w:r w:rsidRPr="00676C99">
        <w:rPr>
          <w:i/>
          <w:szCs w:val="24"/>
        </w:rPr>
        <w:t xml:space="preserve">ntre </w:t>
      </w:r>
      <w:r>
        <w:rPr>
          <w:i/>
          <w:szCs w:val="24"/>
        </w:rPr>
        <w:t>M</w:t>
      </w:r>
      <w:r w:rsidRPr="00676C99">
        <w:rPr>
          <w:i/>
          <w:szCs w:val="24"/>
        </w:rPr>
        <w:t xml:space="preserve">úsicos e </w:t>
      </w:r>
      <w:r>
        <w:rPr>
          <w:i/>
          <w:szCs w:val="24"/>
        </w:rPr>
        <w:t>B</w:t>
      </w:r>
      <w:r w:rsidRPr="00676C99">
        <w:rPr>
          <w:i/>
          <w:szCs w:val="24"/>
        </w:rPr>
        <w:t>andas</w:t>
      </w:r>
      <w:r>
        <w:rPr>
          <w:szCs w:val="24"/>
        </w:rPr>
        <w:t xml:space="preserve"> em </w:t>
      </w:r>
      <w:r w:rsidRPr="001667D6">
        <w:rPr>
          <w:i/>
          <w:szCs w:val="24"/>
        </w:rPr>
        <w:t>Eventos</w:t>
      </w:r>
      <w:r>
        <w:rPr>
          <w:szCs w:val="24"/>
        </w:rPr>
        <w:t xml:space="preserve">, </w:t>
      </w:r>
      <w:r w:rsidR="00B971B0">
        <w:rPr>
          <w:szCs w:val="24"/>
        </w:rPr>
        <w:t>que conta com</w:t>
      </w:r>
      <w:r>
        <w:rPr>
          <w:szCs w:val="24"/>
        </w:rPr>
        <w:t xml:space="preserve"> o objetivo de facilitar o contato entre quem organiza eventos e quem produz música, o documento aborda</w:t>
      </w:r>
      <w:r w:rsidR="00814520">
        <w:rPr>
          <w:szCs w:val="24"/>
        </w:rPr>
        <w:t>rá</w:t>
      </w:r>
      <w:r>
        <w:rPr>
          <w:szCs w:val="24"/>
        </w:rPr>
        <w:t xml:space="preserve"> a metodologia de pesquisa, a análise de sistemas similares e a descrição das funcionalidades</w:t>
      </w:r>
      <w:r>
        <w:rPr>
          <w:iCs/>
          <w:szCs w:val="24"/>
        </w:rPr>
        <w:t>,</w:t>
      </w:r>
      <w:r w:rsidR="00814520">
        <w:rPr>
          <w:iCs/>
          <w:szCs w:val="24"/>
        </w:rPr>
        <w:t xml:space="preserve"> estas, feitas através do levantamento de requisitos junto ao público alvo</w:t>
      </w:r>
      <w:r w:rsidR="00234693">
        <w:rPr>
          <w:iCs/>
          <w:szCs w:val="24"/>
        </w:rPr>
        <w:t xml:space="preserve"> por intermédio de entrevista</w:t>
      </w:r>
      <w:r w:rsidR="00814520">
        <w:rPr>
          <w:iCs/>
          <w:szCs w:val="24"/>
        </w:rPr>
        <w:t>,</w:t>
      </w:r>
      <w:r>
        <w:rPr>
          <w:iCs/>
          <w:szCs w:val="24"/>
        </w:rPr>
        <w:t xml:space="preserve"> além de apresentar diagrama de modelagem UML como o diagrama de casos de </w:t>
      </w:r>
      <w:r w:rsidRPr="00F617CB">
        <w:rPr>
          <w:iCs/>
          <w:szCs w:val="24"/>
        </w:rPr>
        <w:t>uso</w:t>
      </w:r>
      <w:r w:rsidR="00E76D45">
        <w:rPr>
          <w:iCs/>
          <w:szCs w:val="24"/>
        </w:rPr>
        <w:t>.</w:t>
      </w:r>
    </w:p>
    <w:p w14:paraId="66846BAD" w14:textId="77777777" w:rsidR="001C029C" w:rsidRPr="003C7BB3" w:rsidRDefault="001C029C" w:rsidP="00F72F8C">
      <w:pPr>
        <w:pStyle w:val="SemEspaamento"/>
        <w:tabs>
          <w:tab w:val="left" w:pos="709"/>
        </w:tabs>
        <w:spacing w:line="240" w:lineRule="auto"/>
        <w:ind w:firstLine="0"/>
      </w:pPr>
    </w:p>
    <w:p w14:paraId="778DDBFB" w14:textId="125CE27C" w:rsidR="00A9003D" w:rsidRPr="009D5F06" w:rsidRDefault="00A9003D" w:rsidP="00461AD3">
      <w:pPr>
        <w:pStyle w:val="Palavras-chave"/>
        <w:tabs>
          <w:tab w:val="left" w:pos="709"/>
        </w:tabs>
        <w:rPr>
          <w:lang w:val="en-US"/>
        </w:rPr>
      </w:pPr>
      <w:r w:rsidRPr="003C7BB3">
        <w:rPr>
          <w:b w:val="0"/>
        </w:rPr>
        <w:t>Palavras-chave:</w:t>
      </w:r>
      <w:r w:rsidR="00635517" w:rsidRPr="003C7BB3">
        <w:rPr>
          <w:b w:val="0"/>
        </w:rPr>
        <w:t xml:space="preserve"> </w:t>
      </w:r>
      <w:r w:rsidR="001C31AF" w:rsidRPr="001C31AF">
        <w:rPr>
          <w:color w:val="FF0000"/>
        </w:rPr>
        <w:t>NOME</w:t>
      </w:r>
      <w:r w:rsidR="00763392">
        <w:t>.</w:t>
      </w:r>
      <w:r w:rsidR="000466CD">
        <w:t xml:space="preserve"> </w:t>
      </w:r>
      <w:r w:rsidR="001C31AF">
        <w:t>Eventos</w:t>
      </w:r>
      <w:r w:rsidR="00763392">
        <w:t>.</w:t>
      </w:r>
      <w:r w:rsidR="00635517" w:rsidRPr="003C7BB3">
        <w:t xml:space="preserve"> </w:t>
      </w:r>
      <w:r w:rsidR="001C31AF" w:rsidRPr="001C31AF">
        <w:t>Músicos</w:t>
      </w:r>
      <w:r w:rsidR="001C31AF">
        <w:rPr>
          <w:i/>
        </w:rPr>
        <w:t>.</w:t>
      </w:r>
      <w:r w:rsidR="00635517" w:rsidRPr="001C31AF">
        <w:rPr>
          <w:i/>
        </w:rPr>
        <w:t xml:space="preserve"> </w:t>
      </w:r>
      <w:proofErr w:type="spellStart"/>
      <w:r w:rsidR="001C31AF" w:rsidRPr="009D5F06">
        <w:rPr>
          <w:lang w:val="en-US"/>
        </w:rPr>
        <w:t>Bandas</w:t>
      </w:r>
      <w:proofErr w:type="spellEnd"/>
      <w:r w:rsidR="00635517" w:rsidRPr="009D5F06">
        <w:rPr>
          <w:i/>
          <w:lang w:val="en-US"/>
        </w:rPr>
        <w:t>.</w:t>
      </w:r>
      <w:r w:rsidR="001C31AF" w:rsidRPr="009D5F06">
        <w:rPr>
          <w:lang w:val="en-US"/>
        </w:rPr>
        <w:t xml:space="preserve"> Rede </w:t>
      </w:r>
      <w:proofErr w:type="spellStart"/>
      <w:r w:rsidR="001C31AF" w:rsidRPr="009D5F06">
        <w:rPr>
          <w:lang w:val="en-US"/>
        </w:rPr>
        <w:t>Sociais</w:t>
      </w:r>
      <w:proofErr w:type="spellEnd"/>
      <w:r w:rsidR="001C31AF" w:rsidRPr="009D5F06">
        <w:rPr>
          <w:lang w:val="en-US"/>
        </w:rPr>
        <w:t>.</w:t>
      </w:r>
    </w:p>
    <w:commentRangeEnd w:id="5"/>
    <w:p w14:paraId="183D232C" w14:textId="77777777" w:rsidR="00A9003D" w:rsidRPr="009D5F06" w:rsidRDefault="00436961" w:rsidP="00461AD3">
      <w:pPr>
        <w:tabs>
          <w:tab w:val="left" w:pos="709"/>
        </w:tabs>
        <w:rPr>
          <w:rFonts w:cs="Arial"/>
          <w:b/>
          <w:lang w:val="en-US"/>
        </w:rPr>
      </w:pPr>
      <w:r>
        <w:rPr>
          <w:rStyle w:val="Refdecomentrio"/>
        </w:rPr>
        <w:commentReference w:id="5"/>
      </w:r>
    </w:p>
    <w:p w14:paraId="7C7B138A" w14:textId="77777777" w:rsidR="00A9003D" w:rsidRPr="009D5F06" w:rsidRDefault="00A9003D" w:rsidP="00461AD3">
      <w:pPr>
        <w:tabs>
          <w:tab w:val="left" w:pos="709"/>
        </w:tabs>
        <w:rPr>
          <w:rFonts w:eastAsia="Times New Roman" w:cs="Arial"/>
          <w:b/>
          <w:caps/>
          <w:lang w:val="en-US"/>
        </w:rPr>
      </w:pPr>
      <w:r w:rsidRPr="009D5F06">
        <w:rPr>
          <w:rFonts w:cs="Arial"/>
          <w:b/>
          <w:lang w:val="en-US"/>
        </w:rPr>
        <w:br w:type="page"/>
      </w:r>
    </w:p>
    <w:p w14:paraId="6D346B9E" w14:textId="2C3CDEAC" w:rsidR="00E76D45" w:rsidRPr="00FB18F1" w:rsidRDefault="00A9003D" w:rsidP="00FB18F1">
      <w:pPr>
        <w:pStyle w:val="Titulo6"/>
        <w:tabs>
          <w:tab w:val="left" w:pos="709"/>
        </w:tabs>
        <w:rPr>
          <w:lang w:val="en-US" w:eastAsia="pt-BR"/>
        </w:rPr>
      </w:pPr>
      <w:bookmarkStart w:id="6" w:name="_Toc302641983"/>
      <w:r w:rsidRPr="00D850C8">
        <w:rPr>
          <w:lang w:val="en-US" w:eastAsia="pt-BR"/>
        </w:rPr>
        <w:lastRenderedPageBreak/>
        <w:t>abstract</w:t>
      </w:r>
      <w:bookmarkEnd w:id="6"/>
    </w:p>
    <w:p w14:paraId="43CDDEAD" w14:textId="0685ABB5" w:rsidR="00331166" w:rsidRPr="00DF02C0" w:rsidRDefault="009C1237" w:rsidP="00FB18F1">
      <w:pPr>
        <w:pStyle w:val="SemEspaamento"/>
        <w:tabs>
          <w:tab w:val="left" w:pos="709"/>
        </w:tabs>
        <w:ind w:firstLine="0"/>
        <w:rPr>
          <w:szCs w:val="24"/>
          <w:lang w:val="en-US"/>
        </w:rPr>
      </w:pPr>
      <w:r>
        <w:rPr>
          <w:szCs w:val="24"/>
          <w:lang w:val="en-US"/>
        </w:rPr>
        <w:tab/>
      </w:r>
      <w:r w:rsidR="00E76D45" w:rsidRPr="00E76D45">
        <w:rPr>
          <w:szCs w:val="24"/>
          <w:lang w:val="en-US"/>
        </w:rPr>
        <w:t>The objective of the following work is to present to the reader an approach on social networks and their use in the business segment in the present day, also will present the stages of development of the Integration System Between Musicians and Bands in Events, which has the objective to facilitate the contact between those who organize events and those who produce music, the document will address the research methodology, the analysis of similar systems and the description of the functionalities, these being done through the survey of requirements with the target audience through interview, besides to present UML modeling diagram as the use case diagram.</w:t>
      </w:r>
    </w:p>
    <w:p w14:paraId="4797F91E" w14:textId="77777777" w:rsidR="00FB18F1" w:rsidRDefault="00FB18F1" w:rsidP="00FB18F1">
      <w:pPr>
        <w:pStyle w:val="Palavras-chave"/>
        <w:tabs>
          <w:tab w:val="left" w:pos="709"/>
        </w:tabs>
        <w:spacing w:after="0"/>
        <w:jc w:val="both"/>
        <w:rPr>
          <w:sz w:val="22"/>
          <w:lang w:val="en-US"/>
        </w:rPr>
      </w:pPr>
    </w:p>
    <w:p w14:paraId="14EC1B53" w14:textId="416E82AD" w:rsidR="00A9003D" w:rsidRPr="00B85895" w:rsidRDefault="00A9003D" w:rsidP="00FB18F1">
      <w:pPr>
        <w:pStyle w:val="Palavras-chave"/>
        <w:tabs>
          <w:tab w:val="left" w:pos="709"/>
        </w:tabs>
        <w:spacing w:after="0"/>
        <w:jc w:val="both"/>
        <w:rPr>
          <w:sz w:val="22"/>
        </w:rPr>
      </w:pPr>
      <w:r w:rsidRPr="00FB18F1">
        <w:rPr>
          <w:sz w:val="22"/>
          <w:lang w:val="en-US"/>
        </w:rPr>
        <w:t>Keywords:</w:t>
      </w:r>
      <w:r w:rsidR="00FB18F1" w:rsidRPr="00FB18F1">
        <w:rPr>
          <w:lang w:val="en-US"/>
        </w:rPr>
        <w:t xml:space="preserve"> </w:t>
      </w:r>
      <w:r w:rsidR="00FB18F1" w:rsidRPr="00FB18F1">
        <w:rPr>
          <w:color w:val="FF0000"/>
          <w:lang w:val="en-US"/>
        </w:rPr>
        <w:t>NAME</w:t>
      </w:r>
      <w:r w:rsidR="00FB18F1" w:rsidRPr="00FB18F1">
        <w:rPr>
          <w:lang w:val="en-US"/>
        </w:rPr>
        <w:t xml:space="preserve">. Events. Musicians. Bands. </w:t>
      </w:r>
      <w:r w:rsidR="00FB18F1" w:rsidRPr="00B85895">
        <w:t>Social networks.</w:t>
      </w:r>
    </w:p>
    <w:p w14:paraId="40E0F7B9" w14:textId="77777777" w:rsidR="00A9003D" w:rsidRPr="00B04954" w:rsidRDefault="00A9003D" w:rsidP="00461AD3">
      <w:pPr>
        <w:pStyle w:val="SemEspaamento"/>
        <w:tabs>
          <w:tab w:val="left" w:pos="709"/>
        </w:tabs>
        <w:spacing w:line="240" w:lineRule="auto"/>
        <w:ind w:firstLine="0"/>
        <w:rPr>
          <w:sz w:val="22"/>
        </w:rPr>
      </w:pPr>
    </w:p>
    <w:p w14:paraId="118C535E" w14:textId="77777777" w:rsidR="00A9003D" w:rsidRPr="00B04954" w:rsidRDefault="00A9003D" w:rsidP="00461AD3">
      <w:pPr>
        <w:pStyle w:val="CF-CapaeFolhadeRosto"/>
        <w:tabs>
          <w:tab w:val="left" w:pos="709"/>
        </w:tabs>
        <w:rPr>
          <w:lang w:val="pt-BR"/>
        </w:rPr>
      </w:pPr>
    </w:p>
    <w:p w14:paraId="4F670AD9" w14:textId="77777777" w:rsidR="00A9003D" w:rsidRPr="00DC09B0" w:rsidRDefault="00A9003D" w:rsidP="00461AD3">
      <w:pPr>
        <w:tabs>
          <w:tab w:val="left" w:pos="709"/>
        </w:tabs>
        <w:rPr>
          <w:bCs/>
          <w:noProof/>
          <w:sz w:val="22"/>
        </w:rPr>
      </w:pPr>
      <w:r w:rsidRPr="00DC09B0">
        <w:rPr>
          <w:bCs/>
          <w:noProof/>
          <w:sz w:val="22"/>
        </w:rPr>
        <w:br w:type="page"/>
      </w:r>
    </w:p>
    <w:p w14:paraId="3F180E88" w14:textId="665128FC" w:rsidR="00A9003D" w:rsidRDefault="00A9003D" w:rsidP="001843A5">
      <w:pPr>
        <w:pStyle w:val="Ttulo2"/>
        <w:jc w:val="center"/>
        <w:rPr>
          <w:sz w:val="24"/>
          <w:szCs w:val="24"/>
        </w:rPr>
      </w:pPr>
      <w:bookmarkStart w:id="7" w:name="_Toc302641984"/>
      <w:bookmarkStart w:id="8" w:name="_Toc532073525"/>
      <w:bookmarkStart w:id="9" w:name="_Toc532523494"/>
      <w:r w:rsidRPr="000C1024">
        <w:rPr>
          <w:sz w:val="24"/>
          <w:szCs w:val="24"/>
        </w:rPr>
        <w:lastRenderedPageBreak/>
        <w:t>LISTA DE ILUSTRAÇÕ</w:t>
      </w:r>
      <w:bookmarkEnd w:id="7"/>
      <w:r w:rsidR="001843A5" w:rsidRPr="000C1024">
        <w:rPr>
          <w:sz w:val="24"/>
          <w:szCs w:val="24"/>
        </w:rPr>
        <w:t>ES</w:t>
      </w:r>
      <w:bookmarkEnd w:id="8"/>
      <w:bookmarkEnd w:id="9"/>
    </w:p>
    <w:p w14:paraId="529E45D5" w14:textId="77777777" w:rsidR="00555512" w:rsidRPr="00555512" w:rsidRDefault="00555512" w:rsidP="00555512"/>
    <w:p w14:paraId="069B7BFD" w14:textId="56216B2A" w:rsidR="00A9003D" w:rsidRDefault="002E0B88" w:rsidP="00555512">
      <w:r>
        <w:t xml:space="preserve">Figura 1 – Pagina inicial </w:t>
      </w:r>
      <w:r w:rsidR="00555512">
        <w:t>do site myspace........................................................13</w:t>
      </w:r>
    </w:p>
    <w:p w14:paraId="0CCF5E13" w14:textId="79886707" w:rsidR="00555512" w:rsidRDefault="00555512" w:rsidP="00555512">
      <w:r>
        <w:t>Figura 2 – Pagina inicial do site palcomp3.......................................................14</w:t>
      </w:r>
    </w:p>
    <w:p w14:paraId="0D7961C7" w14:textId="23A79F71" w:rsidR="00555512" w:rsidRDefault="00555512" w:rsidP="00555512">
      <w:r>
        <w:t>Figura 3 – Pagina inicial do site iMusics...........................................................15</w:t>
      </w:r>
    </w:p>
    <w:p w14:paraId="709C885E" w14:textId="47C02248" w:rsidR="00384BEA" w:rsidRDefault="00384BEA" w:rsidP="00555512">
      <w:r>
        <w:t>Figura 4 – Diagrama de casos de uso do sistema............................................16</w:t>
      </w:r>
    </w:p>
    <w:p w14:paraId="0B30FB7A" w14:textId="77777777" w:rsidR="00384BEA" w:rsidRPr="00555512" w:rsidRDefault="00384BEA" w:rsidP="00555512"/>
    <w:p w14:paraId="15F05CCC" w14:textId="367D9978" w:rsidR="00A9003D" w:rsidRPr="00D850C8" w:rsidRDefault="00A9003D" w:rsidP="00461AD3">
      <w:pPr>
        <w:tabs>
          <w:tab w:val="left" w:pos="709"/>
        </w:tabs>
      </w:pPr>
      <w:r w:rsidRPr="00D850C8">
        <w:br w:type="page"/>
      </w:r>
    </w:p>
    <w:p w14:paraId="2286BA65" w14:textId="77777777" w:rsidR="004632C4" w:rsidRDefault="00A9003D" w:rsidP="00555512">
      <w:pPr>
        <w:pStyle w:val="Ttulo2"/>
        <w:jc w:val="center"/>
        <w:rPr>
          <w:sz w:val="24"/>
          <w:szCs w:val="24"/>
        </w:rPr>
      </w:pPr>
      <w:bookmarkStart w:id="10" w:name="_Toc532523495"/>
      <w:r w:rsidRPr="000C1024">
        <w:rPr>
          <w:sz w:val="24"/>
          <w:szCs w:val="24"/>
        </w:rPr>
        <w:lastRenderedPageBreak/>
        <w:t>LISTA DE TABELAS</w:t>
      </w:r>
      <w:bookmarkEnd w:id="10"/>
    </w:p>
    <w:p w14:paraId="0C8059D9" w14:textId="6778DA83" w:rsidR="00A9003D" w:rsidRPr="00555512" w:rsidRDefault="00A9003D" w:rsidP="004632C4">
      <w:pPr>
        <w:pStyle w:val="Ttulo2"/>
        <w:rPr>
          <w:sz w:val="24"/>
          <w:szCs w:val="24"/>
        </w:rPr>
      </w:pPr>
      <w:r w:rsidRPr="00D850C8">
        <w:rPr>
          <w:b w:val="0"/>
          <w:sz w:val="22"/>
        </w:rPr>
        <w:br w:type="page"/>
      </w:r>
    </w:p>
    <w:p w14:paraId="33038451" w14:textId="69D632D1" w:rsidR="00A9003D" w:rsidRPr="007D55DE" w:rsidRDefault="00A9003D" w:rsidP="00A65D68">
      <w:pPr>
        <w:pStyle w:val="Ttulo2"/>
        <w:jc w:val="center"/>
      </w:pPr>
      <w:bookmarkStart w:id="11" w:name="_Toc532523496"/>
      <w:r w:rsidRPr="007D55DE">
        <w:rPr>
          <w:sz w:val="24"/>
          <w:szCs w:val="24"/>
        </w:rPr>
        <w:lastRenderedPageBreak/>
        <w:t>LISTA DE SIGLAS</w:t>
      </w:r>
      <w:bookmarkEnd w:id="11"/>
    </w:p>
    <w:p w14:paraId="28F7F0E4" w14:textId="77777777" w:rsidR="00820A79" w:rsidRPr="007D55DE" w:rsidRDefault="00820A79" w:rsidP="00461AD3">
      <w:pPr>
        <w:tabs>
          <w:tab w:val="left" w:pos="709"/>
        </w:tabs>
        <w:rPr>
          <w:sz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7831"/>
      </w:tblGrid>
      <w:tr w:rsidR="00820A79" w:rsidRPr="00D850C8" w14:paraId="521080EA" w14:textId="77777777" w:rsidTr="00401BC8">
        <w:tc>
          <w:tcPr>
            <w:tcW w:w="1230" w:type="dxa"/>
          </w:tcPr>
          <w:p w14:paraId="4AE13005" w14:textId="4DAD6EB2" w:rsidR="00820A79" w:rsidRPr="00517DD3" w:rsidRDefault="004632C4" w:rsidP="00F641C3">
            <w:pPr>
              <w:tabs>
                <w:tab w:val="left" w:pos="709"/>
              </w:tabs>
              <w:spacing w:after="120"/>
              <w:jc w:val="both"/>
              <w:rPr>
                <w:lang w:val="en-US"/>
              </w:rPr>
            </w:pPr>
            <w:r>
              <w:rPr>
                <w:lang w:val="en-US"/>
              </w:rPr>
              <w:t>IFPI</w:t>
            </w:r>
          </w:p>
        </w:tc>
        <w:tc>
          <w:tcPr>
            <w:tcW w:w="7831" w:type="dxa"/>
          </w:tcPr>
          <w:p w14:paraId="3BFC1DD0" w14:textId="1B146CF0" w:rsidR="00A46BBB" w:rsidRPr="00F641C3" w:rsidRDefault="004632C4" w:rsidP="00461AD3">
            <w:pPr>
              <w:tabs>
                <w:tab w:val="left" w:pos="709"/>
              </w:tabs>
              <w:spacing w:after="120"/>
              <w:jc w:val="both"/>
            </w:pPr>
            <w:r>
              <w:rPr>
                <w:color w:val="000000" w:themeColor="text1"/>
              </w:rPr>
              <w:t>Federação Internacional da Indústria Fonográfica.</w:t>
            </w:r>
          </w:p>
        </w:tc>
      </w:tr>
    </w:tbl>
    <w:p w14:paraId="34F3F4FE" w14:textId="77777777" w:rsidR="00A9003D" w:rsidRPr="009D5F06" w:rsidRDefault="00A9003D" w:rsidP="00461AD3">
      <w:pPr>
        <w:tabs>
          <w:tab w:val="left" w:pos="709"/>
        </w:tabs>
        <w:jc w:val="both"/>
        <w:rPr>
          <w:b/>
          <w:sz w:val="22"/>
        </w:rPr>
      </w:pPr>
    </w:p>
    <w:p w14:paraId="0E0A8726" w14:textId="77777777" w:rsidR="00A9003D" w:rsidRPr="009D5F06" w:rsidRDefault="00A9003D" w:rsidP="00461AD3">
      <w:pPr>
        <w:tabs>
          <w:tab w:val="left" w:pos="709"/>
        </w:tabs>
      </w:pPr>
      <w:r w:rsidRPr="009D5F06">
        <w:br w:type="page"/>
      </w:r>
    </w:p>
    <w:p w14:paraId="44EF77BC" w14:textId="77777777" w:rsidR="00A9003D" w:rsidRPr="00D850C8" w:rsidRDefault="00A9003D" w:rsidP="00461AD3">
      <w:pPr>
        <w:pStyle w:val="Titulo6"/>
        <w:tabs>
          <w:tab w:val="left" w:pos="709"/>
        </w:tabs>
        <w:rPr>
          <w:lang w:val="en-US"/>
        </w:rPr>
      </w:pPr>
      <w:r w:rsidRPr="00D850C8">
        <w:rPr>
          <w:lang w:val="en-US"/>
        </w:rPr>
        <w:lastRenderedPageBreak/>
        <w:t>sumário</w:t>
      </w:r>
    </w:p>
    <w:sdt>
      <w:sdtPr>
        <w:rPr>
          <w:rFonts w:asciiTheme="minorHAnsi" w:hAnsiTheme="minorHAnsi"/>
          <w:b/>
          <w:bCs/>
          <w:sz w:val="22"/>
        </w:rPr>
        <w:id w:val="11452517"/>
        <w:docPartObj>
          <w:docPartGallery w:val="Table of Contents"/>
          <w:docPartUnique/>
        </w:docPartObj>
      </w:sdtPr>
      <w:sdtEndPr>
        <w:rPr>
          <w:rFonts w:ascii="Arial" w:hAnsi="Arial"/>
          <w:b w:val="0"/>
          <w:bCs w:val="0"/>
          <w:sz w:val="24"/>
        </w:rPr>
      </w:sdtEndPr>
      <w:sdtContent>
        <w:p w14:paraId="2654D565" w14:textId="02D47E32" w:rsidR="004632C4" w:rsidRDefault="00C0113D">
          <w:pPr>
            <w:pStyle w:val="Sumrio2"/>
            <w:tabs>
              <w:tab w:val="right" w:pos="9061"/>
            </w:tabs>
            <w:rPr>
              <w:rFonts w:asciiTheme="minorHAnsi" w:eastAsiaTheme="minorEastAsia" w:hAnsiTheme="minorHAnsi"/>
              <w:noProof/>
              <w:sz w:val="22"/>
              <w:lang w:eastAsia="pt-BR"/>
            </w:rPr>
          </w:pPr>
          <w:r w:rsidRPr="00D850C8">
            <w:rPr>
              <w:rStyle w:val="Hyperlink"/>
              <w:rFonts w:asciiTheme="majorHAnsi" w:eastAsiaTheme="majorEastAsia" w:hAnsiTheme="majorHAnsi" w:cstheme="majorBidi"/>
              <w:b/>
              <w:bCs/>
              <w:noProof/>
              <w:color w:val="auto"/>
              <w:sz w:val="28"/>
              <w:szCs w:val="28"/>
            </w:rPr>
            <w:fldChar w:fldCharType="begin"/>
          </w:r>
          <w:r w:rsidR="00A9003D" w:rsidRPr="00D850C8">
            <w:rPr>
              <w:rStyle w:val="Hyperlink"/>
              <w:noProof/>
              <w:color w:val="auto"/>
            </w:rPr>
            <w:instrText xml:space="preserve"> TOC \o "1-3" \h \z \u </w:instrText>
          </w:r>
          <w:r w:rsidRPr="00D850C8">
            <w:rPr>
              <w:rStyle w:val="Hyperlink"/>
              <w:rFonts w:asciiTheme="majorHAnsi" w:eastAsiaTheme="majorEastAsia" w:hAnsiTheme="majorHAnsi" w:cstheme="majorBidi"/>
              <w:b/>
              <w:bCs/>
              <w:noProof/>
              <w:color w:val="auto"/>
              <w:sz w:val="28"/>
              <w:szCs w:val="28"/>
            </w:rPr>
            <w:fldChar w:fldCharType="separate"/>
          </w:r>
          <w:hyperlink w:anchor="_Toc532523494" w:history="1">
            <w:r w:rsidR="004632C4" w:rsidRPr="007D5DF4">
              <w:rPr>
                <w:rStyle w:val="Hyperlink"/>
                <w:noProof/>
              </w:rPr>
              <w:t>LISTA DE ILUSTRAÇÕES</w:t>
            </w:r>
            <w:r w:rsidR="004632C4">
              <w:rPr>
                <w:noProof/>
                <w:webHidden/>
              </w:rPr>
              <w:tab/>
            </w:r>
            <w:r w:rsidR="004632C4">
              <w:rPr>
                <w:noProof/>
                <w:webHidden/>
              </w:rPr>
              <w:fldChar w:fldCharType="begin"/>
            </w:r>
            <w:r w:rsidR="004632C4">
              <w:rPr>
                <w:noProof/>
                <w:webHidden/>
              </w:rPr>
              <w:instrText xml:space="preserve"> PAGEREF _Toc532523494 \h </w:instrText>
            </w:r>
            <w:r w:rsidR="004632C4">
              <w:rPr>
                <w:noProof/>
                <w:webHidden/>
              </w:rPr>
            </w:r>
            <w:r w:rsidR="004632C4">
              <w:rPr>
                <w:noProof/>
                <w:webHidden/>
              </w:rPr>
              <w:fldChar w:fldCharType="separate"/>
            </w:r>
            <w:r w:rsidR="004632C4">
              <w:rPr>
                <w:noProof/>
                <w:webHidden/>
              </w:rPr>
              <w:t>6</w:t>
            </w:r>
            <w:r w:rsidR="004632C4">
              <w:rPr>
                <w:noProof/>
                <w:webHidden/>
              </w:rPr>
              <w:fldChar w:fldCharType="end"/>
            </w:r>
          </w:hyperlink>
        </w:p>
        <w:p w14:paraId="1F8B3E70" w14:textId="583B840D" w:rsidR="004632C4" w:rsidRDefault="0096088E">
          <w:pPr>
            <w:pStyle w:val="Sumrio2"/>
            <w:tabs>
              <w:tab w:val="right" w:pos="9061"/>
            </w:tabs>
            <w:rPr>
              <w:rFonts w:asciiTheme="minorHAnsi" w:eastAsiaTheme="minorEastAsia" w:hAnsiTheme="minorHAnsi"/>
              <w:noProof/>
              <w:sz w:val="22"/>
              <w:lang w:eastAsia="pt-BR"/>
            </w:rPr>
          </w:pPr>
          <w:hyperlink w:anchor="_Toc532523495" w:history="1">
            <w:r w:rsidR="004632C4" w:rsidRPr="007D5DF4">
              <w:rPr>
                <w:rStyle w:val="Hyperlink"/>
                <w:noProof/>
              </w:rPr>
              <w:t>LISTA DE TABELAS</w:t>
            </w:r>
            <w:r w:rsidR="004632C4">
              <w:rPr>
                <w:noProof/>
                <w:webHidden/>
              </w:rPr>
              <w:tab/>
            </w:r>
            <w:r w:rsidR="004632C4">
              <w:rPr>
                <w:noProof/>
                <w:webHidden/>
              </w:rPr>
              <w:fldChar w:fldCharType="begin"/>
            </w:r>
            <w:r w:rsidR="004632C4">
              <w:rPr>
                <w:noProof/>
                <w:webHidden/>
              </w:rPr>
              <w:instrText xml:space="preserve"> PAGEREF _Toc532523495 \h </w:instrText>
            </w:r>
            <w:r w:rsidR="004632C4">
              <w:rPr>
                <w:noProof/>
                <w:webHidden/>
              </w:rPr>
            </w:r>
            <w:r w:rsidR="004632C4">
              <w:rPr>
                <w:noProof/>
                <w:webHidden/>
              </w:rPr>
              <w:fldChar w:fldCharType="separate"/>
            </w:r>
            <w:r w:rsidR="004632C4">
              <w:rPr>
                <w:noProof/>
                <w:webHidden/>
              </w:rPr>
              <w:t>7</w:t>
            </w:r>
            <w:r w:rsidR="004632C4">
              <w:rPr>
                <w:noProof/>
                <w:webHidden/>
              </w:rPr>
              <w:fldChar w:fldCharType="end"/>
            </w:r>
          </w:hyperlink>
        </w:p>
        <w:p w14:paraId="3BE711C0" w14:textId="0779F7D1" w:rsidR="004632C4" w:rsidRDefault="0096088E">
          <w:pPr>
            <w:pStyle w:val="Sumrio2"/>
            <w:tabs>
              <w:tab w:val="right" w:pos="9061"/>
            </w:tabs>
            <w:rPr>
              <w:rFonts w:asciiTheme="minorHAnsi" w:eastAsiaTheme="minorEastAsia" w:hAnsiTheme="minorHAnsi"/>
              <w:noProof/>
              <w:sz w:val="22"/>
              <w:lang w:eastAsia="pt-BR"/>
            </w:rPr>
          </w:pPr>
          <w:hyperlink w:anchor="_Toc532523496" w:history="1">
            <w:r w:rsidR="004632C4" w:rsidRPr="007D5DF4">
              <w:rPr>
                <w:rStyle w:val="Hyperlink"/>
                <w:noProof/>
              </w:rPr>
              <w:t>LISTA DE SIGLAS</w:t>
            </w:r>
            <w:r w:rsidR="004632C4">
              <w:rPr>
                <w:noProof/>
                <w:webHidden/>
              </w:rPr>
              <w:tab/>
            </w:r>
            <w:r w:rsidR="004632C4">
              <w:rPr>
                <w:noProof/>
                <w:webHidden/>
              </w:rPr>
              <w:fldChar w:fldCharType="begin"/>
            </w:r>
            <w:r w:rsidR="004632C4">
              <w:rPr>
                <w:noProof/>
                <w:webHidden/>
              </w:rPr>
              <w:instrText xml:space="preserve"> PAGEREF _Toc532523496 \h </w:instrText>
            </w:r>
            <w:r w:rsidR="004632C4">
              <w:rPr>
                <w:noProof/>
                <w:webHidden/>
              </w:rPr>
            </w:r>
            <w:r w:rsidR="004632C4">
              <w:rPr>
                <w:noProof/>
                <w:webHidden/>
              </w:rPr>
              <w:fldChar w:fldCharType="separate"/>
            </w:r>
            <w:r w:rsidR="004632C4">
              <w:rPr>
                <w:noProof/>
                <w:webHidden/>
              </w:rPr>
              <w:t>8</w:t>
            </w:r>
            <w:r w:rsidR="004632C4">
              <w:rPr>
                <w:noProof/>
                <w:webHidden/>
              </w:rPr>
              <w:fldChar w:fldCharType="end"/>
            </w:r>
          </w:hyperlink>
        </w:p>
        <w:p w14:paraId="2AA0BC08" w14:textId="7EB26284" w:rsidR="004632C4" w:rsidRDefault="0096088E">
          <w:pPr>
            <w:pStyle w:val="Sumrio2"/>
            <w:tabs>
              <w:tab w:val="right" w:pos="9061"/>
            </w:tabs>
            <w:rPr>
              <w:rFonts w:asciiTheme="minorHAnsi" w:eastAsiaTheme="minorEastAsia" w:hAnsiTheme="minorHAnsi"/>
              <w:noProof/>
              <w:sz w:val="22"/>
              <w:lang w:eastAsia="pt-BR"/>
            </w:rPr>
          </w:pPr>
          <w:hyperlink w:anchor="_Toc532523497" w:history="1">
            <w:r w:rsidR="004632C4" w:rsidRPr="007D5DF4">
              <w:rPr>
                <w:rStyle w:val="Hyperlink"/>
                <w:noProof/>
              </w:rPr>
              <w:t>1 INTRODUÇÃO</w:t>
            </w:r>
            <w:r w:rsidR="004632C4">
              <w:rPr>
                <w:noProof/>
                <w:webHidden/>
              </w:rPr>
              <w:tab/>
            </w:r>
            <w:r w:rsidR="004632C4">
              <w:rPr>
                <w:noProof/>
                <w:webHidden/>
              </w:rPr>
              <w:fldChar w:fldCharType="begin"/>
            </w:r>
            <w:r w:rsidR="004632C4">
              <w:rPr>
                <w:noProof/>
                <w:webHidden/>
              </w:rPr>
              <w:instrText xml:space="preserve"> PAGEREF _Toc532523497 \h </w:instrText>
            </w:r>
            <w:r w:rsidR="004632C4">
              <w:rPr>
                <w:noProof/>
                <w:webHidden/>
              </w:rPr>
            </w:r>
            <w:r w:rsidR="004632C4">
              <w:rPr>
                <w:noProof/>
                <w:webHidden/>
              </w:rPr>
              <w:fldChar w:fldCharType="separate"/>
            </w:r>
            <w:r w:rsidR="004632C4">
              <w:rPr>
                <w:noProof/>
                <w:webHidden/>
              </w:rPr>
              <w:t>11</w:t>
            </w:r>
            <w:r w:rsidR="004632C4">
              <w:rPr>
                <w:noProof/>
                <w:webHidden/>
              </w:rPr>
              <w:fldChar w:fldCharType="end"/>
            </w:r>
          </w:hyperlink>
        </w:p>
        <w:p w14:paraId="735A4B1B" w14:textId="00F82C9F" w:rsidR="004632C4" w:rsidRDefault="0096088E">
          <w:pPr>
            <w:pStyle w:val="Sumrio2"/>
            <w:tabs>
              <w:tab w:val="right" w:pos="9061"/>
            </w:tabs>
            <w:rPr>
              <w:rFonts w:asciiTheme="minorHAnsi" w:eastAsiaTheme="minorEastAsia" w:hAnsiTheme="minorHAnsi"/>
              <w:noProof/>
              <w:sz w:val="22"/>
              <w:lang w:eastAsia="pt-BR"/>
            </w:rPr>
          </w:pPr>
          <w:hyperlink w:anchor="_Toc532523498" w:history="1">
            <w:r w:rsidR="004632C4" w:rsidRPr="007D5DF4">
              <w:rPr>
                <w:rStyle w:val="Hyperlink"/>
                <w:noProof/>
              </w:rPr>
              <w:t>2 MERCADO DE EVENTOS MUSICAIS E STREAMING DE MUSICA</w:t>
            </w:r>
            <w:r w:rsidR="004632C4">
              <w:rPr>
                <w:noProof/>
                <w:webHidden/>
              </w:rPr>
              <w:tab/>
            </w:r>
            <w:r w:rsidR="004632C4">
              <w:rPr>
                <w:noProof/>
                <w:webHidden/>
              </w:rPr>
              <w:fldChar w:fldCharType="begin"/>
            </w:r>
            <w:r w:rsidR="004632C4">
              <w:rPr>
                <w:noProof/>
                <w:webHidden/>
              </w:rPr>
              <w:instrText xml:space="preserve"> PAGEREF _Toc532523498 \h </w:instrText>
            </w:r>
            <w:r w:rsidR="004632C4">
              <w:rPr>
                <w:noProof/>
                <w:webHidden/>
              </w:rPr>
            </w:r>
            <w:r w:rsidR="004632C4">
              <w:rPr>
                <w:noProof/>
                <w:webHidden/>
              </w:rPr>
              <w:fldChar w:fldCharType="separate"/>
            </w:r>
            <w:r w:rsidR="004632C4">
              <w:rPr>
                <w:noProof/>
                <w:webHidden/>
              </w:rPr>
              <w:t>12</w:t>
            </w:r>
            <w:r w:rsidR="004632C4">
              <w:rPr>
                <w:noProof/>
                <w:webHidden/>
              </w:rPr>
              <w:fldChar w:fldCharType="end"/>
            </w:r>
          </w:hyperlink>
        </w:p>
        <w:p w14:paraId="6A004098" w14:textId="4FCC0F6E" w:rsidR="004632C4" w:rsidRDefault="0096088E">
          <w:pPr>
            <w:pStyle w:val="Sumrio2"/>
            <w:tabs>
              <w:tab w:val="right" w:pos="9061"/>
            </w:tabs>
            <w:rPr>
              <w:rFonts w:asciiTheme="minorHAnsi" w:eastAsiaTheme="minorEastAsia" w:hAnsiTheme="minorHAnsi"/>
              <w:noProof/>
              <w:sz w:val="22"/>
              <w:lang w:eastAsia="pt-BR"/>
            </w:rPr>
          </w:pPr>
          <w:hyperlink w:anchor="_Toc532523499" w:history="1">
            <w:r w:rsidR="004632C4" w:rsidRPr="007D5DF4">
              <w:rPr>
                <w:rStyle w:val="Hyperlink"/>
                <w:noProof/>
              </w:rPr>
              <w:t>3 METODOLOGIA DE PESQUISA</w:t>
            </w:r>
            <w:r w:rsidR="004632C4">
              <w:rPr>
                <w:noProof/>
                <w:webHidden/>
              </w:rPr>
              <w:tab/>
            </w:r>
            <w:r w:rsidR="004632C4">
              <w:rPr>
                <w:noProof/>
                <w:webHidden/>
              </w:rPr>
              <w:fldChar w:fldCharType="begin"/>
            </w:r>
            <w:r w:rsidR="004632C4">
              <w:rPr>
                <w:noProof/>
                <w:webHidden/>
              </w:rPr>
              <w:instrText xml:space="preserve"> PAGEREF _Toc532523499 \h </w:instrText>
            </w:r>
            <w:r w:rsidR="004632C4">
              <w:rPr>
                <w:noProof/>
                <w:webHidden/>
              </w:rPr>
            </w:r>
            <w:r w:rsidR="004632C4">
              <w:rPr>
                <w:noProof/>
                <w:webHidden/>
              </w:rPr>
              <w:fldChar w:fldCharType="separate"/>
            </w:r>
            <w:r w:rsidR="004632C4">
              <w:rPr>
                <w:noProof/>
                <w:webHidden/>
              </w:rPr>
              <w:t>13</w:t>
            </w:r>
            <w:r w:rsidR="004632C4">
              <w:rPr>
                <w:noProof/>
                <w:webHidden/>
              </w:rPr>
              <w:fldChar w:fldCharType="end"/>
            </w:r>
          </w:hyperlink>
        </w:p>
        <w:p w14:paraId="26BAF5BD" w14:textId="01BFCD42" w:rsidR="004632C4" w:rsidRDefault="0096088E">
          <w:pPr>
            <w:pStyle w:val="Sumrio3"/>
            <w:rPr>
              <w:rFonts w:asciiTheme="minorHAnsi" w:eastAsiaTheme="minorEastAsia" w:hAnsiTheme="minorHAnsi"/>
              <w:noProof/>
              <w:sz w:val="22"/>
              <w:lang w:eastAsia="pt-BR"/>
            </w:rPr>
          </w:pPr>
          <w:hyperlink w:anchor="_Toc532523500" w:history="1">
            <w:r w:rsidR="004632C4" w:rsidRPr="007D5DF4">
              <w:rPr>
                <w:rStyle w:val="Hyperlink"/>
                <w:noProof/>
              </w:rPr>
              <w:t>3.1 PESQUISA SOBRE SISTEMAS SIMILARES</w:t>
            </w:r>
            <w:r w:rsidR="004632C4">
              <w:rPr>
                <w:noProof/>
                <w:webHidden/>
              </w:rPr>
              <w:tab/>
            </w:r>
            <w:r w:rsidR="004632C4">
              <w:rPr>
                <w:noProof/>
                <w:webHidden/>
              </w:rPr>
              <w:fldChar w:fldCharType="begin"/>
            </w:r>
            <w:r w:rsidR="004632C4">
              <w:rPr>
                <w:noProof/>
                <w:webHidden/>
              </w:rPr>
              <w:instrText xml:space="preserve"> PAGEREF _Toc532523500 \h </w:instrText>
            </w:r>
            <w:r w:rsidR="004632C4">
              <w:rPr>
                <w:noProof/>
                <w:webHidden/>
              </w:rPr>
            </w:r>
            <w:r w:rsidR="004632C4">
              <w:rPr>
                <w:noProof/>
                <w:webHidden/>
              </w:rPr>
              <w:fldChar w:fldCharType="separate"/>
            </w:r>
            <w:r w:rsidR="004632C4">
              <w:rPr>
                <w:noProof/>
                <w:webHidden/>
              </w:rPr>
              <w:t>13</w:t>
            </w:r>
            <w:r w:rsidR="004632C4">
              <w:rPr>
                <w:noProof/>
                <w:webHidden/>
              </w:rPr>
              <w:fldChar w:fldCharType="end"/>
            </w:r>
          </w:hyperlink>
        </w:p>
        <w:p w14:paraId="6D722A6D" w14:textId="1CD885FF" w:rsidR="004632C4" w:rsidRDefault="0096088E">
          <w:pPr>
            <w:pStyle w:val="Sumrio3"/>
            <w:rPr>
              <w:rFonts w:asciiTheme="minorHAnsi" w:eastAsiaTheme="minorEastAsia" w:hAnsiTheme="minorHAnsi"/>
              <w:noProof/>
              <w:sz w:val="22"/>
              <w:lang w:eastAsia="pt-BR"/>
            </w:rPr>
          </w:pPr>
          <w:hyperlink w:anchor="_Toc532523501" w:history="1">
            <w:r w:rsidR="004632C4" w:rsidRPr="007D5DF4">
              <w:rPr>
                <w:rStyle w:val="Hyperlink"/>
                <w:noProof/>
              </w:rPr>
              <w:t xml:space="preserve">3.1.1 </w:t>
            </w:r>
            <w:r w:rsidR="004632C4" w:rsidRPr="007D5DF4">
              <w:rPr>
                <w:rStyle w:val="Hyperlink"/>
                <w:i/>
                <w:noProof/>
              </w:rPr>
              <w:t>MySpace</w:t>
            </w:r>
            <w:r w:rsidR="004632C4">
              <w:rPr>
                <w:noProof/>
                <w:webHidden/>
              </w:rPr>
              <w:tab/>
            </w:r>
            <w:r w:rsidR="004632C4">
              <w:rPr>
                <w:noProof/>
                <w:webHidden/>
              </w:rPr>
              <w:fldChar w:fldCharType="begin"/>
            </w:r>
            <w:r w:rsidR="004632C4">
              <w:rPr>
                <w:noProof/>
                <w:webHidden/>
              </w:rPr>
              <w:instrText xml:space="preserve"> PAGEREF _Toc532523501 \h </w:instrText>
            </w:r>
            <w:r w:rsidR="004632C4">
              <w:rPr>
                <w:noProof/>
                <w:webHidden/>
              </w:rPr>
            </w:r>
            <w:r w:rsidR="004632C4">
              <w:rPr>
                <w:noProof/>
                <w:webHidden/>
              </w:rPr>
              <w:fldChar w:fldCharType="separate"/>
            </w:r>
            <w:r w:rsidR="004632C4">
              <w:rPr>
                <w:noProof/>
                <w:webHidden/>
              </w:rPr>
              <w:t>13</w:t>
            </w:r>
            <w:r w:rsidR="004632C4">
              <w:rPr>
                <w:noProof/>
                <w:webHidden/>
              </w:rPr>
              <w:fldChar w:fldCharType="end"/>
            </w:r>
          </w:hyperlink>
        </w:p>
        <w:p w14:paraId="4FD27E79" w14:textId="4AB38666" w:rsidR="004632C4" w:rsidRDefault="0096088E">
          <w:pPr>
            <w:pStyle w:val="Sumrio3"/>
            <w:rPr>
              <w:rFonts w:asciiTheme="minorHAnsi" w:eastAsiaTheme="minorEastAsia" w:hAnsiTheme="minorHAnsi"/>
              <w:noProof/>
              <w:sz w:val="22"/>
              <w:lang w:eastAsia="pt-BR"/>
            </w:rPr>
          </w:pPr>
          <w:hyperlink w:anchor="_Toc532523502" w:history="1">
            <w:r w:rsidR="004632C4" w:rsidRPr="007D5DF4">
              <w:rPr>
                <w:rStyle w:val="Hyperlink"/>
                <w:noProof/>
              </w:rPr>
              <w:t>3.1.2 Palco MP3</w:t>
            </w:r>
            <w:r w:rsidR="004632C4">
              <w:rPr>
                <w:noProof/>
                <w:webHidden/>
              </w:rPr>
              <w:tab/>
            </w:r>
            <w:r w:rsidR="004632C4">
              <w:rPr>
                <w:noProof/>
                <w:webHidden/>
              </w:rPr>
              <w:fldChar w:fldCharType="begin"/>
            </w:r>
            <w:r w:rsidR="004632C4">
              <w:rPr>
                <w:noProof/>
                <w:webHidden/>
              </w:rPr>
              <w:instrText xml:space="preserve"> PAGEREF _Toc532523502 \h </w:instrText>
            </w:r>
            <w:r w:rsidR="004632C4">
              <w:rPr>
                <w:noProof/>
                <w:webHidden/>
              </w:rPr>
            </w:r>
            <w:r w:rsidR="004632C4">
              <w:rPr>
                <w:noProof/>
                <w:webHidden/>
              </w:rPr>
              <w:fldChar w:fldCharType="separate"/>
            </w:r>
            <w:r w:rsidR="004632C4">
              <w:rPr>
                <w:noProof/>
                <w:webHidden/>
              </w:rPr>
              <w:t>14</w:t>
            </w:r>
            <w:r w:rsidR="004632C4">
              <w:rPr>
                <w:noProof/>
                <w:webHidden/>
              </w:rPr>
              <w:fldChar w:fldCharType="end"/>
            </w:r>
          </w:hyperlink>
        </w:p>
        <w:p w14:paraId="594AD0EE" w14:textId="223720CE" w:rsidR="004632C4" w:rsidRDefault="0096088E">
          <w:pPr>
            <w:pStyle w:val="Sumrio3"/>
            <w:rPr>
              <w:rFonts w:asciiTheme="minorHAnsi" w:eastAsiaTheme="minorEastAsia" w:hAnsiTheme="minorHAnsi"/>
              <w:noProof/>
              <w:sz w:val="22"/>
              <w:lang w:eastAsia="pt-BR"/>
            </w:rPr>
          </w:pPr>
          <w:hyperlink w:anchor="_Toc532523503" w:history="1">
            <w:r w:rsidR="004632C4" w:rsidRPr="007D5DF4">
              <w:rPr>
                <w:rStyle w:val="Hyperlink"/>
                <w:noProof/>
              </w:rPr>
              <w:t>3.1.3 iMusics</w:t>
            </w:r>
            <w:r w:rsidR="004632C4">
              <w:rPr>
                <w:noProof/>
                <w:webHidden/>
              </w:rPr>
              <w:tab/>
            </w:r>
            <w:r w:rsidR="004632C4">
              <w:rPr>
                <w:noProof/>
                <w:webHidden/>
              </w:rPr>
              <w:fldChar w:fldCharType="begin"/>
            </w:r>
            <w:r w:rsidR="004632C4">
              <w:rPr>
                <w:noProof/>
                <w:webHidden/>
              </w:rPr>
              <w:instrText xml:space="preserve"> PAGEREF _Toc532523503 \h </w:instrText>
            </w:r>
            <w:r w:rsidR="004632C4">
              <w:rPr>
                <w:noProof/>
                <w:webHidden/>
              </w:rPr>
            </w:r>
            <w:r w:rsidR="004632C4">
              <w:rPr>
                <w:noProof/>
                <w:webHidden/>
              </w:rPr>
              <w:fldChar w:fldCharType="separate"/>
            </w:r>
            <w:r w:rsidR="004632C4">
              <w:rPr>
                <w:noProof/>
                <w:webHidden/>
              </w:rPr>
              <w:t>14</w:t>
            </w:r>
            <w:r w:rsidR="004632C4">
              <w:rPr>
                <w:noProof/>
                <w:webHidden/>
              </w:rPr>
              <w:fldChar w:fldCharType="end"/>
            </w:r>
          </w:hyperlink>
        </w:p>
        <w:p w14:paraId="263E26A9" w14:textId="49E4E084" w:rsidR="004632C4" w:rsidRDefault="0096088E">
          <w:pPr>
            <w:pStyle w:val="Sumrio2"/>
            <w:tabs>
              <w:tab w:val="right" w:pos="9061"/>
            </w:tabs>
            <w:rPr>
              <w:rFonts w:asciiTheme="minorHAnsi" w:eastAsiaTheme="minorEastAsia" w:hAnsiTheme="minorHAnsi"/>
              <w:noProof/>
              <w:sz w:val="22"/>
              <w:lang w:eastAsia="pt-BR"/>
            </w:rPr>
          </w:pPr>
          <w:hyperlink w:anchor="_Toc532523504" w:history="1">
            <w:r w:rsidR="004632C4" w:rsidRPr="007D5DF4">
              <w:rPr>
                <w:rStyle w:val="Hyperlink"/>
                <w:noProof/>
              </w:rPr>
              <w:t>3.2 ENTREVISTA</w:t>
            </w:r>
            <w:r w:rsidR="004632C4">
              <w:rPr>
                <w:noProof/>
                <w:webHidden/>
              </w:rPr>
              <w:tab/>
            </w:r>
            <w:r w:rsidR="004632C4">
              <w:rPr>
                <w:noProof/>
                <w:webHidden/>
              </w:rPr>
              <w:fldChar w:fldCharType="begin"/>
            </w:r>
            <w:r w:rsidR="004632C4">
              <w:rPr>
                <w:noProof/>
                <w:webHidden/>
              </w:rPr>
              <w:instrText xml:space="preserve"> PAGEREF _Toc532523504 \h </w:instrText>
            </w:r>
            <w:r w:rsidR="004632C4">
              <w:rPr>
                <w:noProof/>
                <w:webHidden/>
              </w:rPr>
            </w:r>
            <w:r w:rsidR="004632C4">
              <w:rPr>
                <w:noProof/>
                <w:webHidden/>
              </w:rPr>
              <w:fldChar w:fldCharType="separate"/>
            </w:r>
            <w:r w:rsidR="004632C4">
              <w:rPr>
                <w:noProof/>
                <w:webHidden/>
              </w:rPr>
              <w:t>15</w:t>
            </w:r>
            <w:r w:rsidR="004632C4">
              <w:rPr>
                <w:noProof/>
                <w:webHidden/>
              </w:rPr>
              <w:fldChar w:fldCharType="end"/>
            </w:r>
          </w:hyperlink>
        </w:p>
        <w:p w14:paraId="395DDFF6" w14:textId="7206DD68" w:rsidR="004632C4" w:rsidRDefault="0096088E">
          <w:pPr>
            <w:pStyle w:val="Sumrio2"/>
            <w:tabs>
              <w:tab w:val="right" w:pos="9061"/>
            </w:tabs>
            <w:rPr>
              <w:rFonts w:asciiTheme="minorHAnsi" w:eastAsiaTheme="minorEastAsia" w:hAnsiTheme="minorHAnsi"/>
              <w:noProof/>
              <w:sz w:val="22"/>
              <w:lang w:eastAsia="pt-BR"/>
            </w:rPr>
          </w:pPr>
          <w:hyperlink w:anchor="_Toc532523505" w:history="1">
            <w:r w:rsidR="004632C4" w:rsidRPr="007D5DF4">
              <w:rPr>
                <w:rStyle w:val="Hyperlink"/>
                <w:noProof/>
              </w:rPr>
              <w:t>4 NOME</w:t>
            </w:r>
            <w:r w:rsidR="004632C4">
              <w:rPr>
                <w:noProof/>
                <w:webHidden/>
              </w:rPr>
              <w:tab/>
            </w:r>
            <w:r w:rsidR="004632C4">
              <w:rPr>
                <w:noProof/>
                <w:webHidden/>
              </w:rPr>
              <w:fldChar w:fldCharType="begin"/>
            </w:r>
            <w:r w:rsidR="004632C4">
              <w:rPr>
                <w:noProof/>
                <w:webHidden/>
              </w:rPr>
              <w:instrText xml:space="preserve"> PAGEREF _Toc532523505 \h </w:instrText>
            </w:r>
            <w:r w:rsidR="004632C4">
              <w:rPr>
                <w:noProof/>
                <w:webHidden/>
              </w:rPr>
            </w:r>
            <w:r w:rsidR="004632C4">
              <w:rPr>
                <w:noProof/>
                <w:webHidden/>
              </w:rPr>
              <w:fldChar w:fldCharType="separate"/>
            </w:r>
            <w:r w:rsidR="004632C4">
              <w:rPr>
                <w:noProof/>
                <w:webHidden/>
              </w:rPr>
              <w:t>16</w:t>
            </w:r>
            <w:r w:rsidR="004632C4">
              <w:rPr>
                <w:noProof/>
                <w:webHidden/>
              </w:rPr>
              <w:fldChar w:fldCharType="end"/>
            </w:r>
          </w:hyperlink>
        </w:p>
        <w:p w14:paraId="6165AD8B" w14:textId="3F149E46" w:rsidR="004632C4" w:rsidRDefault="0096088E">
          <w:pPr>
            <w:pStyle w:val="Sumrio2"/>
            <w:tabs>
              <w:tab w:val="right" w:pos="9061"/>
            </w:tabs>
            <w:rPr>
              <w:rFonts w:asciiTheme="minorHAnsi" w:eastAsiaTheme="minorEastAsia" w:hAnsiTheme="minorHAnsi"/>
              <w:noProof/>
              <w:sz w:val="22"/>
              <w:lang w:eastAsia="pt-BR"/>
            </w:rPr>
          </w:pPr>
          <w:hyperlink w:anchor="_Toc532523506" w:history="1">
            <w:r w:rsidR="004632C4" w:rsidRPr="007D5DF4">
              <w:rPr>
                <w:rStyle w:val="Hyperlink"/>
                <w:noProof/>
              </w:rPr>
              <w:t>5 MODELAGEM</w:t>
            </w:r>
            <w:r w:rsidR="004632C4">
              <w:rPr>
                <w:noProof/>
                <w:webHidden/>
              </w:rPr>
              <w:tab/>
            </w:r>
            <w:r w:rsidR="004632C4">
              <w:rPr>
                <w:noProof/>
                <w:webHidden/>
              </w:rPr>
              <w:fldChar w:fldCharType="begin"/>
            </w:r>
            <w:r w:rsidR="004632C4">
              <w:rPr>
                <w:noProof/>
                <w:webHidden/>
              </w:rPr>
              <w:instrText xml:space="preserve"> PAGEREF _Toc532523506 \h </w:instrText>
            </w:r>
            <w:r w:rsidR="004632C4">
              <w:rPr>
                <w:noProof/>
                <w:webHidden/>
              </w:rPr>
            </w:r>
            <w:r w:rsidR="004632C4">
              <w:rPr>
                <w:noProof/>
                <w:webHidden/>
              </w:rPr>
              <w:fldChar w:fldCharType="separate"/>
            </w:r>
            <w:r w:rsidR="004632C4">
              <w:rPr>
                <w:noProof/>
                <w:webHidden/>
              </w:rPr>
              <w:t>17</w:t>
            </w:r>
            <w:r w:rsidR="004632C4">
              <w:rPr>
                <w:noProof/>
                <w:webHidden/>
              </w:rPr>
              <w:fldChar w:fldCharType="end"/>
            </w:r>
          </w:hyperlink>
        </w:p>
        <w:p w14:paraId="14BF8AC9" w14:textId="66F6EC08" w:rsidR="004632C4" w:rsidRDefault="0096088E">
          <w:pPr>
            <w:pStyle w:val="Sumrio2"/>
            <w:tabs>
              <w:tab w:val="right" w:pos="9061"/>
            </w:tabs>
            <w:rPr>
              <w:rFonts w:asciiTheme="minorHAnsi" w:eastAsiaTheme="minorEastAsia" w:hAnsiTheme="minorHAnsi"/>
              <w:noProof/>
              <w:sz w:val="22"/>
              <w:lang w:eastAsia="pt-BR"/>
            </w:rPr>
          </w:pPr>
          <w:hyperlink w:anchor="_Toc532523507" w:history="1">
            <w:r w:rsidR="004632C4" w:rsidRPr="007D5DF4">
              <w:rPr>
                <w:rStyle w:val="Hyperlink"/>
                <w:noProof/>
              </w:rPr>
              <w:t>6 DESIGN</w:t>
            </w:r>
            <w:r w:rsidR="004632C4">
              <w:rPr>
                <w:noProof/>
                <w:webHidden/>
              </w:rPr>
              <w:tab/>
            </w:r>
            <w:r w:rsidR="004632C4">
              <w:rPr>
                <w:noProof/>
                <w:webHidden/>
              </w:rPr>
              <w:fldChar w:fldCharType="begin"/>
            </w:r>
            <w:r w:rsidR="004632C4">
              <w:rPr>
                <w:noProof/>
                <w:webHidden/>
              </w:rPr>
              <w:instrText xml:space="preserve"> PAGEREF _Toc532523507 \h </w:instrText>
            </w:r>
            <w:r w:rsidR="004632C4">
              <w:rPr>
                <w:noProof/>
                <w:webHidden/>
              </w:rPr>
            </w:r>
            <w:r w:rsidR="004632C4">
              <w:rPr>
                <w:noProof/>
                <w:webHidden/>
              </w:rPr>
              <w:fldChar w:fldCharType="separate"/>
            </w:r>
            <w:r w:rsidR="004632C4">
              <w:rPr>
                <w:noProof/>
                <w:webHidden/>
              </w:rPr>
              <w:t>19</w:t>
            </w:r>
            <w:r w:rsidR="004632C4">
              <w:rPr>
                <w:noProof/>
                <w:webHidden/>
              </w:rPr>
              <w:fldChar w:fldCharType="end"/>
            </w:r>
          </w:hyperlink>
        </w:p>
        <w:p w14:paraId="133BF9F8" w14:textId="525B9F6F" w:rsidR="004632C4" w:rsidRDefault="0096088E">
          <w:pPr>
            <w:pStyle w:val="Sumrio2"/>
            <w:tabs>
              <w:tab w:val="right" w:pos="9061"/>
            </w:tabs>
            <w:rPr>
              <w:rFonts w:asciiTheme="minorHAnsi" w:eastAsiaTheme="minorEastAsia" w:hAnsiTheme="minorHAnsi"/>
              <w:noProof/>
              <w:sz w:val="22"/>
              <w:lang w:eastAsia="pt-BR"/>
            </w:rPr>
          </w:pPr>
          <w:hyperlink w:anchor="_Toc532523508" w:history="1">
            <w:r w:rsidR="004632C4" w:rsidRPr="007D5DF4">
              <w:rPr>
                <w:rStyle w:val="Hyperlink"/>
                <w:noProof/>
              </w:rPr>
              <w:t>7 TECNOLOGIAS</w:t>
            </w:r>
            <w:r w:rsidR="004632C4">
              <w:rPr>
                <w:noProof/>
                <w:webHidden/>
              </w:rPr>
              <w:tab/>
            </w:r>
            <w:r w:rsidR="004632C4">
              <w:rPr>
                <w:noProof/>
                <w:webHidden/>
              </w:rPr>
              <w:fldChar w:fldCharType="begin"/>
            </w:r>
            <w:r w:rsidR="004632C4">
              <w:rPr>
                <w:noProof/>
                <w:webHidden/>
              </w:rPr>
              <w:instrText xml:space="preserve"> PAGEREF _Toc532523508 \h </w:instrText>
            </w:r>
            <w:r w:rsidR="004632C4">
              <w:rPr>
                <w:noProof/>
                <w:webHidden/>
              </w:rPr>
            </w:r>
            <w:r w:rsidR="004632C4">
              <w:rPr>
                <w:noProof/>
                <w:webHidden/>
              </w:rPr>
              <w:fldChar w:fldCharType="separate"/>
            </w:r>
            <w:r w:rsidR="004632C4">
              <w:rPr>
                <w:noProof/>
                <w:webHidden/>
              </w:rPr>
              <w:t>20</w:t>
            </w:r>
            <w:r w:rsidR="004632C4">
              <w:rPr>
                <w:noProof/>
                <w:webHidden/>
              </w:rPr>
              <w:fldChar w:fldCharType="end"/>
            </w:r>
          </w:hyperlink>
        </w:p>
        <w:p w14:paraId="7EF1545D" w14:textId="5091DE12" w:rsidR="004632C4" w:rsidRDefault="0096088E">
          <w:pPr>
            <w:pStyle w:val="Sumrio2"/>
            <w:tabs>
              <w:tab w:val="right" w:pos="9061"/>
            </w:tabs>
            <w:rPr>
              <w:rFonts w:asciiTheme="minorHAnsi" w:eastAsiaTheme="minorEastAsia" w:hAnsiTheme="minorHAnsi"/>
              <w:noProof/>
              <w:sz w:val="22"/>
              <w:lang w:eastAsia="pt-BR"/>
            </w:rPr>
          </w:pPr>
          <w:hyperlink w:anchor="_Toc532523509" w:history="1">
            <w:r w:rsidR="004632C4" w:rsidRPr="007D5DF4">
              <w:rPr>
                <w:rStyle w:val="Hyperlink"/>
                <w:noProof/>
              </w:rPr>
              <w:t>8 O SISTEMA</w:t>
            </w:r>
            <w:r w:rsidR="004632C4">
              <w:rPr>
                <w:noProof/>
                <w:webHidden/>
              </w:rPr>
              <w:tab/>
            </w:r>
            <w:r w:rsidR="004632C4">
              <w:rPr>
                <w:noProof/>
                <w:webHidden/>
              </w:rPr>
              <w:fldChar w:fldCharType="begin"/>
            </w:r>
            <w:r w:rsidR="004632C4">
              <w:rPr>
                <w:noProof/>
                <w:webHidden/>
              </w:rPr>
              <w:instrText xml:space="preserve"> PAGEREF _Toc532523509 \h </w:instrText>
            </w:r>
            <w:r w:rsidR="004632C4">
              <w:rPr>
                <w:noProof/>
                <w:webHidden/>
              </w:rPr>
            </w:r>
            <w:r w:rsidR="004632C4">
              <w:rPr>
                <w:noProof/>
                <w:webHidden/>
              </w:rPr>
              <w:fldChar w:fldCharType="separate"/>
            </w:r>
            <w:r w:rsidR="004632C4">
              <w:rPr>
                <w:noProof/>
                <w:webHidden/>
              </w:rPr>
              <w:t>21</w:t>
            </w:r>
            <w:r w:rsidR="004632C4">
              <w:rPr>
                <w:noProof/>
                <w:webHidden/>
              </w:rPr>
              <w:fldChar w:fldCharType="end"/>
            </w:r>
          </w:hyperlink>
        </w:p>
        <w:p w14:paraId="0B3E799C" w14:textId="7CF793DF" w:rsidR="004632C4" w:rsidRDefault="0096088E">
          <w:pPr>
            <w:pStyle w:val="Sumrio2"/>
            <w:tabs>
              <w:tab w:val="right" w:pos="9061"/>
            </w:tabs>
            <w:rPr>
              <w:rFonts w:asciiTheme="minorHAnsi" w:eastAsiaTheme="minorEastAsia" w:hAnsiTheme="minorHAnsi"/>
              <w:noProof/>
              <w:sz w:val="22"/>
              <w:lang w:eastAsia="pt-BR"/>
            </w:rPr>
          </w:pPr>
          <w:hyperlink w:anchor="_Toc532523510" w:history="1">
            <w:r w:rsidR="004632C4" w:rsidRPr="007D5DF4">
              <w:rPr>
                <w:rStyle w:val="Hyperlink"/>
                <w:noProof/>
              </w:rPr>
              <w:t>9 CONSIDERAÇÕES FINAIS</w:t>
            </w:r>
            <w:r w:rsidR="004632C4">
              <w:rPr>
                <w:noProof/>
                <w:webHidden/>
              </w:rPr>
              <w:tab/>
            </w:r>
            <w:r w:rsidR="004632C4">
              <w:rPr>
                <w:noProof/>
                <w:webHidden/>
              </w:rPr>
              <w:fldChar w:fldCharType="begin"/>
            </w:r>
            <w:r w:rsidR="004632C4">
              <w:rPr>
                <w:noProof/>
                <w:webHidden/>
              </w:rPr>
              <w:instrText xml:space="preserve"> PAGEREF _Toc532523510 \h </w:instrText>
            </w:r>
            <w:r w:rsidR="004632C4">
              <w:rPr>
                <w:noProof/>
                <w:webHidden/>
              </w:rPr>
            </w:r>
            <w:r w:rsidR="004632C4">
              <w:rPr>
                <w:noProof/>
                <w:webHidden/>
              </w:rPr>
              <w:fldChar w:fldCharType="separate"/>
            </w:r>
            <w:r w:rsidR="004632C4">
              <w:rPr>
                <w:noProof/>
                <w:webHidden/>
              </w:rPr>
              <w:t>22</w:t>
            </w:r>
            <w:r w:rsidR="004632C4">
              <w:rPr>
                <w:noProof/>
                <w:webHidden/>
              </w:rPr>
              <w:fldChar w:fldCharType="end"/>
            </w:r>
          </w:hyperlink>
        </w:p>
        <w:p w14:paraId="76CC1908" w14:textId="46EB540C" w:rsidR="004632C4" w:rsidRDefault="0096088E">
          <w:pPr>
            <w:pStyle w:val="Sumrio2"/>
            <w:tabs>
              <w:tab w:val="right" w:pos="9061"/>
            </w:tabs>
            <w:rPr>
              <w:rFonts w:asciiTheme="minorHAnsi" w:eastAsiaTheme="minorEastAsia" w:hAnsiTheme="minorHAnsi"/>
              <w:noProof/>
              <w:sz w:val="22"/>
              <w:lang w:eastAsia="pt-BR"/>
            </w:rPr>
          </w:pPr>
          <w:hyperlink w:anchor="_Toc532523511" w:history="1">
            <w:r w:rsidR="004632C4" w:rsidRPr="007D5DF4">
              <w:rPr>
                <w:rStyle w:val="Hyperlink"/>
                <w:noProof/>
              </w:rPr>
              <w:t>REFERÊNCIAS</w:t>
            </w:r>
            <w:r w:rsidR="004632C4">
              <w:rPr>
                <w:noProof/>
                <w:webHidden/>
              </w:rPr>
              <w:tab/>
            </w:r>
            <w:r w:rsidR="004632C4">
              <w:rPr>
                <w:noProof/>
                <w:webHidden/>
              </w:rPr>
              <w:fldChar w:fldCharType="begin"/>
            </w:r>
            <w:r w:rsidR="004632C4">
              <w:rPr>
                <w:noProof/>
                <w:webHidden/>
              </w:rPr>
              <w:instrText xml:space="preserve"> PAGEREF _Toc532523511 \h </w:instrText>
            </w:r>
            <w:r w:rsidR="004632C4">
              <w:rPr>
                <w:noProof/>
                <w:webHidden/>
              </w:rPr>
            </w:r>
            <w:r w:rsidR="004632C4">
              <w:rPr>
                <w:noProof/>
                <w:webHidden/>
              </w:rPr>
              <w:fldChar w:fldCharType="separate"/>
            </w:r>
            <w:r w:rsidR="004632C4">
              <w:rPr>
                <w:noProof/>
                <w:webHidden/>
              </w:rPr>
              <w:t>23</w:t>
            </w:r>
            <w:r w:rsidR="004632C4">
              <w:rPr>
                <w:noProof/>
                <w:webHidden/>
              </w:rPr>
              <w:fldChar w:fldCharType="end"/>
            </w:r>
          </w:hyperlink>
        </w:p>
        <w:p w14:paraId="22727AAF" w14:textId="0326292F" w:rsidR="004632C4" w:rsidRDefault="0096088E" w:rsidP="004632C4">
          <w:pPr>
            <w:pStyle w:val="Sumrio2"/>
            <w:tabs>
              <w:tab w:val="right" w:pos="9061"/>
            </w:tabs>
            <w:rPr>
              <w:rFonts w:asciiTheme="minorHAnsi" w:eastAsiaTheme="minorEastAsia" w:hAnsiTheme="minorHAnsi"/>
              <w:noProof/>
              <w:sz w:val="22"/>
              <w:lang w:eastAsia="pt-BR"/>
            </w:rPr>
          </w:pPr>
          <w:hyperlink w:anchor="_Toc532523512" w:history="1">
            <w:r w:rsidR="004632C4" w:rsidRPr="007D5DF4">
              <w:rPr>
                <w:rStyle w:val="Hyperlink"/>
                <w:noProof/>
              </w:rPr>
              <w:t>Apêndice A – Entrevista Artista</w:t>
            </w:r>
            <w:r w:rsidR="004632C4">
              <w:rPr>
                <w:noProof/>
                <w:webHidden/>
              </w:rPr>
              <w:tab/>
            </w:r>
            <w:r w:rsidR="004632C4">
              <w:rPr>
                <w:noProof/>
                <w:webHidden/>
              </w:rPr>
              <w:fldChar w:fldCharType="begin"/>
            </w:r>
            <w:r w:rsidR="004632C4">
              <w:rPr>
                <w:noProof/>
                <w:webHidden/>
              </w:rPr>
              <w:instrText xml:space="preserve"> PAGEREF _Toc532523512 \h </w:instrText>
            </w:r>
            <w:r w:rsidR="004632C4">
              <w:rPr>
                <w:noProof/>
                <w:webHidden/>
              </w:rPr>
            </w:r>
            <w:r w:rsidR="004632C4">
              <w:rPr>
                <w:noProof/>
                <w:webHidden/>
              </w:rPr>
              <w:fldChar w:fldCharType="separate"/>
            </w:r>
            <w:r w:rsidR="004632C4">
              <w:rPr>
                <w:noProof/>
                <w:webHidden/>
              </w:rPr>
              <w:t>24</w:t>
            </w:r>
            <w:r w:rsidR="004632C4">
              <w:rPr>
                <w:noProof/>
                <w:webHidden/>
              </w:rPr>
              <w:fldChar w:fldCharType="end"/>
            </w:r>
          </w:hyperlink>
        </w:p>
        <w:p w14:paraId="56153EBB" w14:textId="7C5EC43D" w:rsidR="004632C4" w:rsidRDefault="0096088E">
          <w:pPr>
            <w:pStyle w:val="Sumrio2"/>
            <w:tabs>
              <w:tab w:val="right" w:pos="9061"/>
            </w:tabs>
            <w:rPr>
              <w:rFonts w:asciiTheme="minorHAnsi" w:eastAsiaTheme="minorEastAsia" w:hAnsiTheme="minorHAnsi"/>
              <w:noProof/>
              <w:sz w:val="22"/>
              <w:lang w:eastAsia="pt-BR"/>
            </w:rPr>
          </w:pPr>
          <w:hyperlink w:anchor="_Toc532523515" w:history="1">
            <w:r w:rsidR="004632C4" w:rsidRPr="007D5DF4">
              <w:rPr>
                <w:rStyle w:val="Hyperlink"/>
                <w:noProof/>
              </w:rPr>
              <w:t>Apêndice – B Entrevista com promotor de eventos</w:t>
            </w:r>
            <w:r w:rsidR="004632C4">
              <w:rPr>
                <w:noProof/>
                <w:webHidden/>
              </w:rPr>
              <w:tab/>
            </w:r>
            <w:r w:rsidR="004632C4">
              <w:rPr>
                <w:noProof/>
                <w:webHidden/>
              </w:rPr>
              <w:fldChar w:fldCharType="begin"/>
            </w:r>
            <w:r w:rsidR="004632C4">
              <w:rPr>
                <w:noProof/>
                <w:webHidden/>
              </w:rPr>
              <w:instrText xml:space="preserve"> PAGEREF _Toc532523515 \h </w:instrText>
            </w:r>
            <w:r w:rsidR="004632C4">
              <w:rPr>
                <w:noProof/>
                <w:webHidden/>
              </w:rPr>
            </w:r>
            <w:r w:rsidR="004632C4">
              <w:rPr>
                <w:noProof/>
                <w:webHidden/>
              </w:rPr>
              <w:fldChar w:fldCharType="separate"/>
            </w:r>
            <w:r w:rsidR="004632C4">
              <w:rPr>
                <w:noProof/>
                <w:webHidden/>
              </w:rPr>
              <w:t>28</w:t>
            </w:r>
            <w:r w:rsidR="004632C4">
              <w:rPr>
                <w:noProof/>
                <w:webHidden/>
              </w:rPr>
              <w:fldChar w:fldCharType="end"/>
            </w:r>
          </w:hyperlink>
        </w:p>
        <w:p w14:paraId="08145DC2" w14:textId="4DF9524B" w:rsidR="004632C4" w:rsidRDefault="0096088E">
          <w:pPr>
            <w:pStyle w:val="Sumrio2"/>
            <w:tabs>
              <w:tab w:val="right" w:pos="9061"/>
            </w:tabs>
            <w:rPr>
              <w:rFonts w:asciiTheme="minorHAnsi" w:eastAsiaTheme="minorEastAsia" w:hAnsiTheme="minorHAnsi"/>
              <w:noProof/>
              <w:sz w:val="22"/>
              <w:lang w:eastAsia="pt-BR"/>
            </w:rPr>
          </w:pPr>
          <w:hyperlink w:anchor="_Toc532523516" w:history="1">
            <w:r w:rsidR="004632C4" w:rsidRPr="007D5DF4">
              <w:rPr>
                <w:rStyle w:val="Hyperlink"/>
                <w:noProof/>
              </w:rPr>
              <w:t>Apêndice – C Documentação caso de uso</w:t>
            </w:r>
            <w:r w:rsidR="004632C4">
              <w:rPr>
                <w:noProof/>
                <w:webHidden/>
              </w:rPr>
              <w:tab/>
            </w:r>
            <w:r w:rsidR="004632C4">
              <w:rPr>
                <w:noProof/>
                <w:webHidden/>
              </w:rPr>
              <w:fldChar w:fldCharType="begin"/>
            </w:r>
            <w:r w:rsidR="004632C4">
              <w:rPr>
                <w:noProof/>
                <w:webHidden/>
              </w:rPr>
              <w:instrText xml:space="preserve"> PAGEREF _Toc532523516 \h </w:instrText>
            </w:r>
            <w:r w:rsidR="004632C4">
              <w:rPr>
                <w:noProof/>
                <w:webHidden/>
              </w:rPr>
            </w:r>
            <w:r w:rsidR="004632C4">
              <w:rPr>
                <w:noProof/>
                <w:webHidden/>
              </w:rPr>
              <w:fldChar w:fldCharType="separate"/>
            </w:r>
            <w:r w:rsidR="004632C4">
              <w:rPr>
                <w:noProof/>
                <w:webHidden/>
              </w:rPr>
              <w:t>32</w:t>
            </w:r>
            <w:r w:rsidR="004632C4">
              <w:rPr>
                <w:noProof/>
                <w:webHidden/>
              </w:rPr>
              <w:fldChar w:fldCharType="end"/>
            </w:r>
          </w:hyperlink>
        </w:p>
        <w:p w14:paraId="59285EFD" w14:textId="09B95740" w:rsidR="00643EB3" w:rsidRDefault="00C0113D" w:rsidP="00547828">
          <w:pPr>
            <w:pStyle w:val="Sumrio2"/>
            <w:tabs>
              <w:tab w:val="right" w:leader="dot" w:pos="9061"/>
            </w:tabs>
          </w:pPr>
          <w:r w:rsidRPr="00D850C8">
            <w:rPr>
              <w:rStyle w:val="Hyperlink"/>
              <w:noProof/>
              <w:color w:val="auto"/>
            </w:rPr>
            <w:fldChar w:fldCharType="end"/>
          </w:r>
        </w:p>
      </w:sdtContent>
    </w:sdt>
    <w:p w14:paraId="559A4E34" w14:textId="77777777" w:rsidR="00643EB3" w:rsidRPr="00643EB3" w:rsidRDefault="00643EB3" w:rsidP="00643EB3"/>
    <w:p w14:paraId="55C92916" w14:textId="77777777" w:rsidR="00643EB3" w:rsidRPr="00643EB3" w:rsidRDefault="00643EB3" w:rsidP="00643EB3"/>
    <w:p w14:paraId="4DF47A10" w14:textId="77777777" w:rsidR="00643EB3" w:rsidRPr="00643EB3" w:rsidRDefault="00643EB3" w:rsidP="00643EB3"/>
    <w:p w14:paraId="73A01CD3" w14:textId="36FB9BD8" w:rsidR="00643EB3" w:rsidRDefault="00643EB3" w:rsidP="00643EB3"/>
    <w:p w14:paraId="6D9673C0" w14:textId="77FD3DE2" w:rsidR="00643EB3" w:rsidRDefault="00643EB3" w:rsidP="00643EB3"/>
    <w:p w14:paraId="493C07C1" w14:textId="13A5C5A3" w:rsidR="00643EB3" w:rsidRDefault="00643EB3" w:rsidP="00643EB3">
      <w:pPr>
        <w:tabs>
          <w:tab w:val="left" w:pos="3996"/>
        </w:tabs>
      </w:pPr>
      <w:r>
        <w:tab/>
      </w:r>
    </w:p>
    <w:p w14:paraId="41B06FF2" w14:textId="77777777" w:rsidR="00643EB3" w:rsidRDefault="00643EB3" w:rsidP="00643EB3">
      <w:pPr>
        <w:tabs>
          <w:tab w:val="left" w:pos="3996"/>
        </w:tabs>
        <w:sectPr w:rsidR="00643EB3" w:rsidSect="00D51E42">
          <w:headerReference w:type="default" r:id="rId13"/>
          <w:headerReference w:type="first" r:id="rId14"/>
          <w:type w:val="continuous"/>
          <w:pgSz w:w="11906" w:h="16838"/>
          <w:pgMar w:top="1701" w:right="1134" w:bottom="1134" w:left="1701" w:header="709" w:footer="709" w:gutter="0"/>
          <w:cols w:space="708"/>
          <w:docGrid w:linePitch="360"/>
        </w:sectPr>
      </w:pPr>
      <w:r>
        <w:tab/>
      </w:r>
    </w:p>
    <w:p w14:paraId="2C159659" w14:textId="2C8C0E9D" w:rsidR="00A9003D" w:rsidRPr="006E4F79" w:rsidRDefault="00A9003D" w:rsidP="00461AD3">
      <w:pPr>
        <w:pStyle w:val="Ttulo2"/>
        <w:tabs>
          <w:tab w:val="left" w:pos="709"/>
        </w:tabs>
      </w:pPr>
      <w:bookmarkStart w:id="12" w:name="_Toc532523497"/>
      <w:r w:rsidRPr="006E4F79">
        <w:lastRenderedPageBreak/>
        <w:t>1 INTRODUÇÃO</w:t>
      </w:r>
      <w:bookmarkEnd w:id="12"/>
    </w:p>
    <w:p w14:paraId="5335A16F" w14:textId="77777777" w:rsidR="00A9003D" w:rsidRPr="006E4F79" w:rsidRDefault="00A9003D" w:rsidP="004513B7">
      <w:pPr>
        <w:tabs>
          <w:tab w:val="left" w:pos="709"/>
        </w:tabs>
        <w:spacing w:after="0"/>
      </w:pPr>
    </w:p>
    <w:p w14:paraId="0D171CE3" w14:textId="230A1F54" w:rsidR="00F51C61" w:rsidRDefault="00C16ADE" w:rsidP="00BA59C6">
      <w:pPr>
        <w:pStyle w:val="SemEspaamento"/>
        <w:tabs>
          <w:tab w:val="left" w:pos="709"/>
        </w:tabs>
        <w:ind w:firstLine="709"/>
        <w:rPr>
          <w:iCs/>
          <w:szCs w:val="24"/>
        </w:rPr>
      </w:pPr>
      <w:r>
        <w:rPr>
          <w:szCs w:val="24"/>
        </w:rPr>
        <w:t>Segundo o site</w:t>
      </w:r>
      <w:r w:rsidR="002E0CFA">
        <w:rPr>
          <w:szCs w:val="24"/>
        </w:rPr>
        <w:t xml:space="preserve"> </w:t>
      </w:r>
      <w:proofErr w:type="spellStart"/>
      <w:r w:rsidR="002E0CFA">
        <w:rPr>
          <w:szCs w:val="24"/>
        </w:rPr>
        <w:t>tecmundo</w:t>
      </w:r>
      <w:proofErr w:type="spellEnd"/>
      <w:r w:rsidR="002E0CFA">
        <w:rPr>
          <w:szCs w:val="24"/>
        </w:rPr>
        <w:t xml:space="preserve"> (2017)</w:t>
      </w:r>
      <w:r>
        <w:rPr>
          <w:szCs w:val="24"/>
        </w:rPr>
        <w:t xml:space="preserve"> </w:t>
      </w:r>
      <w:r w:rsidR="002E0CFA">
        <w:rPr>
          <w:szCs w:val="24"/>
        </w:rPr>
        <w:t>a</w:t>
      </w:r>
      <w:r w:rsidR="00676C99">
        <w:rPr>
          <w:szCs w:val="24"/>
        </w:rPr>
        <w:t>s</w:t>
      </w:r>
      <w:r w:rsidR="00220A66">
        <w:rPr>
          <w:szCs w:val="24"/>
        </w:rPr>
        <w:t xml:space="preserve"> </w:t>
      </w:r>
      <w:r w:rsidR="00676C99">
        <w:rPr>
          <w:iCs/>
          <w:szCs w:val="24"/>
        </w:rPr>
        <w:t>redes sociais</w:t>
      </w:r>
      <w:r w:rsidR="007E433D">
        <w:rPr>
          <w:iCs/>
          <w:szCs w:val="24"/>
        </w:rPr>
        <w:t xml:space="preserve"> digitais</w:t>
      </w:r>
      <w:r w:rsidR="003964B4">
        <w:rPr>
          <w:iCs/>
          <w:szCs w:val="24"/>
        </w:rPr>
        <w:t>,</w:t>
      </w:r>
      <w:r w:rsidR="00676C99">
        <w:rPr>
          <w:iCs/>
          <w:szCs w:val="24"/>
        </w:rPr>
        <w:t xml:space="preserve"> apresentam cerca de 3,2 bilhões</w:t>
      </w:r>
      <w:r w:rsidR="005040BF">
        <w:rPr>
          <w:iCs/>
          <w:szCs w:val="24"/>
        </w:rPr>
        <w:t xml:space="preserve"> (</w:t>
      </w:r>
      <w:r w:rsidR="00676C99">
        <w:rPr>
          <w:iCs/>
          <w:szCs w:val="24"/>
        </w:rPr>
        <w:t>42%</w:t>
      </w:r>
      <w:r w:rsidR="005040BF">
        <w:rPr>
          <w:iCs/>
          <w:szCs w:val="24"/>
        </w:rPr>
        <w:t>)</w:t>
      </w:r>
      <w:r w:rsidR="00676C99">
        <w:rPr>
          <w:iCs/>
          <w:szCs w:val="24"/>
        </w:rPr>
        <w:t xml:space="preserve"> de usuários</w:t>
      </w:r>
      <w:r w:rsidR="005040BF">
        <w:rPr>
          <w:iCs/>
          <w:szCs w:val="24"/>
        </w:rPr>
        <w:t xml:space="preserve"> conectados</w:t>
      </w:r>
      <w:r w:rsidR="00676C99">
        <w:rPr>
          <w:iCs/>
          <w:szCs w:val="24"/>
        </w:rPr>
        <w:t xml:space="preserve"> no mundo todo</w:t>
      </w:r>
      <w:r w:rsidR="003964B4">
        <w:rPr>
          <w:iCs/>
          <w:szCs w:val="24"/>
        </w:rPr>
        <w:t>.</w:t>
      </w:r>
      <w:r w:rsidR="00676C99">
        <w:rPr>
          <w:iCs/>
          <w:szCs w:val="24"/>
        </w:rPr>
        <w:t xml:space="preserve"> </w:t>
      </w:r>
      <w:r w:rsidR="003964B4">
        <w:rPr>
          <w:iCs/>
          <w:szCs w:val="24"/>
        </w:rPr>
        <w:t>N</w:t>
      </w:r>
      <w:r w:rsidR="00676C99">
        <w:rPr>
          <w:iCs/>
          <w:szCs w:val="24"/>
        </w:rPr>
        <w:t>o Brasil o número de usuários ativos em alguma rede social chega a 130 milhões</w:t>
      </w:r>
      <w:r w:rsidR="002E0CFA">
        <w:rPr>
          <w:iCs/>
          <w:szCs w:val="24"/>
        </w:rPr>
        <w:t>.</w:t>
      </w:r>
      <w:r w:rsidR="00220A66">
        <w:rPr>
          <w:iCs/>
          <w:szCs w:val="24"/>
        </w:rPr>
        <w:t xml:space="preserve"> </w:t>
      </w:r>
      <w:r w:rsidR="002E0CFA">
        <w:rPr>
          <w:iCs/>
          <w:szCs w:val="24"/>
        </w:rPr>
        <w:t>C</w:t>
      </w:r>
      <w:r w:rsidR="00220A66">
        <w:rPr>
          <w:iCs/>
          <w:szCs w:val="24"/>
        </w:rPr>
        <w:t>om esse aumento</w:t>
      </w:r>
      <w:r w:rsidR="005040BF">
        <w:rPr>
          <w:iCs/>
          <w:szCs w:val="24"/>
        </w:rPr>
        <w:t xml:space="preserve"> </w:t>
      </w:r>
      <w:r w:rsidR="00220A66">
        <w:rPr>
          <w:iCs/>
          <w:szCs w:val="24"/>
        </w:rPr>
        <w:t>de usuários começ</w:t>
      </w:r>
      <w:r w:rsidR="009D5048">
        <w:rPr>
          <w:iCs/>
          <w:szCs w:val="24"/>
        </w:rPr>
        <w:t>aram</w:t>
      </w:r>
      <w:r w:rsidR="00220A66">
        <w:rPr>
          <w:iCs/>
          <w:szCs w:val="24"/>
        </w:rPr>
        <w:t xml:space="preserve"> a surgir modelos de redes sociais para</w:t>
      </w:r>
      <w:r w:rsidR="00B53610">
        <w:rPr>
          <w:iCs/>
          <w:szCs w:val="24"/>
        </w:rPr>
        <w:t xml:space="preserve"> atingir um</w:t>
      </w:r>
      <w:r w:rsidR="00220A66">
        <w:rPr>
          <w:iCs/>
          <w:szCs w:val="24"/>
        </w:rPr>
        <w:t xml:space="preserve"> determinado público</w:t>
      </w:r>
      <w:r w:rsidR="00065644">
        <w:rPr>
          <w:iCs/>
          <w:szCs w:val="24"/>
        </w:rPr>
        <w:t xml:space="preserve"> alvo</w:t>
      </w:r>
      <w:r w:rsidR="00220A66">
        <w:rPr>
          <w:iCs/>
          <w:szCs w:val="24"/>
        </w:rPr>
        <w:t>, um exemplo</w:t>
      </w:r>
      <w:r w:rsidR="00065644">
        <w:rPr>
          <w:iCs/>
          <w:szCs w:val="24"/>
        </w:rPr>
        <w:t xml:space="preserve"> é</w:t>
      </w:r>
      <w:r w:rsidR="00220A66">
        <w:rPr>
          <w:iCs/>
          <w:szCs w:val="24"/>
        </w:rPr>
        <w:t xml:space="preserve"> o </w:t>
      </w:r>
      <w:proofErr w:type="spellStart"/>
      <w:r w:rsidR="005040BF" w:rsidRPr="002E0CFA">
        <w:rPr>
          <w:i/>
          <w:iCs/>
          <w:szCs w:val="24"/>
        </w:rPr>
        <w:t>L</w:t>
      </w:r>
      <w:r w:rsidR="00220A66" w:rsidRPr="002E0CFA">
        <w:rPr>
          <w:i/>
          <w:iCs/>
          <w:szCs w:val="24"/>
        </w:rPr>
        <w:t>inkedin</w:t>
      </w:r>
      <w:proofErr w:type="spellEnd"/>
      <w:r w:rsidR="00220A66">
        <w:rPr>
          <w:iCs/>
          <w:szCs w:val="24"/>
        </w:rPr>
        <w:t>, uma rede voltada a</w:t>
      </w:r>
      <w:r w:rsidR="00065644">
        <w:rPr>
          <w:iCs/>
          <w:szCs w:val="24"/>
        </w:rPr>
        <w:t>o meio profissional, que busca unir profissionais de determinada área com</w:t>
      </w:r>
      <w:r w:rsidR="00B71175">
        <w:rPr>
          <w:iCs/>
          <w:szCs w:val="24"/>
        </w:rPr>
        <w:t xml:space="preserve"> </w:t>
      </w:r>
      <w:r w:rsidR="005040BF">
        <w:rPr>
          <w:iCs/>
          <w:szCs w:val="24"/>
        </w:rPr>
        <w:t>oferta</w:t>
      </w:r>
      <w:r w:rsidR="00B71175">
        <w:rPr>
          <w:iCs/>
          <w:szCs w:val="24"/>
        </w:rPr>
        <w:t xml:space="preserve"> de</w:t>
      </w:r>
      <w:r w:rsidR="00065644">
        <w:rPr>
          <w:iCs/>
          <w:szCs w:val="24"/>
        </w:rPr>
        <w:t xml:space="preserve"> empregos.</w:t>
      </w:r>
      <w:r w:rsidR="00B53610">
        <w:rPr>
          <w:iCs/>
          <w:szCs w:val="24"/>
        </w:rPr>
        <w:t xml:space="preserve"> Desta forma cada vez mais aplicativos</w:t>
      </w:r>
      <w:r w:rsidR="00F51C61">
        <w:rPr>
          <w:iCs/>
          <w:szCs w:val="24"/>
        </w:rPr>
        <w:t xml:space="preserve"> </w:t>
      </w:r>
      <w:r w:rsidR="003964B4">
        <w:rPr>
          <w:iCs/>
          <w:szCs w:val="24"/>
        </w:rPr>
        <w:t>com</w:t>
      </w:r>
      <w:r w:rsidR="00F51C61">
        <w:rPr>
          <w:iCs/>
          <w:szCs w:val="24"/>
        </w:rPr>
        <w:t xml:space="preserve"> características de rede social entram no mercado para suprir uma necessidade no meio social.</w:t>
      </w:r>
    </w:p>
    <w:p w14:paraId="026DC4E2" w14:textId="2FA73501" w:rsidR="00C253F0" w:rsidRDefault="00F51C61" w:rsidP="00BA59C6">
      <w:pPr>
        <w:pStyle w:val="SemEspaamento"/>
        <w:tabs>
          <w:tab w:val="left" w:pos="709"/>
        </w:tabs>
        <w:ind w:firstLine="709"/>
        <w:rPr>
          <w:color w:val="000000" w:themeColor="text1"/>
        </w:rPr>
      </w:pPr>
      <w:r>
        <w:rPr>
          <w:color w:val="000000" w:themeColor="text1"/>
        </w:rPr>
        <w:t>N</w:t>
      </w:r>
      <w:r w:rsidR="00B71175">
        <w:rPr>
          <w:color w:val="000000" w:themeColor="text1"/>
        </w:rPr>
        <w:t>este contexto surge</w:t>
      </w:r>
      <w:r w:rsidR="005C424A">
        <w:rPr>
          <w:color w:val="000000" w:themeColor="text1"/>
        </w:rPr>
        <w:t xml:space="preserve"> </w:t>
      </w:r>
      <w:r w:rsidR="00B71175">
        <w:rPr>
          <w:color w:val="000000" w:themeColor="text1"/>
        </w:rPr>
        <w:t xml:space="preserve">então a </w:t>
      </w:r>
      <w:r w:rsidR="003B2049">
        <w:rPr>
          <w:color w:val="000000" w:themeColor="text1"/>
        </w:rPr>
        <w:t>proposta de criar uma rede social</w:t>
      </w:r>
      <w:r w:rsidR="007E433D">
        <w:rPr>
          <w:color w:val="000000" w:themeColor="text1"/>
        </w:rPr>
        <w:t xml:space="preserve"> digital</w:t>
      </w:r>
      <w:r w:rsidR="003B2049">
        <w:rPr>
          <w:color w:val="000000" w:themeColor="text1"/>
        </w:rPr>
        <w:t xml:space="preserve"> com a finalidade</w:t>
      </w:r>
      <w:r w:rsidR="00B71175">
        <w:rPr>
          <w:color w:val="000000" w:themeColor="text1"/>
        </w:rPr>
        <w:t xml:space="preserve"> de unir </w:t>
      </w:r>
      <w:r w:rsidR="00356D95">
        <w:rPr>
          <w:color w:val="000000" w:themeColor="text1"/>
        </w:rPr>
        <w:t>músicos</w:t>
      </w:r>
      <w:r w:rsidR="003B2049">
        <w:rPr>
          <w:color w:val="000000" w:themeColor="text1"/>
        </w:rPr>
        <w:t xml:space="preserve">, </w:t>
      </w:r>
      <w:r w:rsidR="007E433D">
        <w:rPr>
          <w:color w:val="000000" w:themeColor="text1"/>
        </w:rPr>
        <w:t>estejam eles em bandas ou em carreira solo,</w:t>
      </w:r>
      <w:r w:rsidR="00B71175">
        <w:rPr>
          <w:color w:val="000000" w:themeColor="text1"/>
        </w:rPr>
        <w:t xml:space="preserve"> </w:t>
      </w:r>
      <w:r w:rsidR="00C253F0">
        <w:rPr>
          <w:color w:val="000000" w:themeColor="text1"/>
        </w:rPr>
        <w:t>a</w:t>
      </w:r>
      <w:r w:rsidR="00B71175">
        <w:rPr>
          <w:color w:val="000000" w:themeColor="text1"/>
        </w:rPr>
        <w:t xml:space="preserve"> promotores de eventos</w:t>
      </w:r>
      <w:r w:rsidR="003B2049">
        <w:rPr>
          <w:color w:val="000000" w:themeColor="text1"/>
        </w:rPr>
        <w:t xml:space="preserve">, </w:t>
      </w:r>
      <w:r w:rsidR="00B71175">
        <w:rPr>
          <w:color w:val="000000" w:themeColor="text1"/>
        </w:rPr>
        <w:t xml:space="preserve">em um único local, buscando criar um ambiente completo para dialogo e </w:t>
      </w:r>
      <w:r w:rsidR="007E433D">
        <w:rPr>
          <w:color w:val="000000" w:themeColor="text1"/>
        </w:rPr>
        <w:t>apresentando</w:t>
      </w:r>
      <w:r w:rsidR="00356D95">
        <w:rPr>
          <w:color w:val="000000" w:themeColor="text1"/>
        </w:rPr>
        <w:t xml:space="preserve"> também toda a descrição da banda/artista</w:t>
      </w:r>
      <w:r w:rsidR="00C253F0">
        <w:rPr>
          <w:color w:val="000000" w:themeColor="text1"/>
        </w:rPr>
        <w:t>, assim como seu trabalho musical</w:t>
      </w:r>
      <w:r w:rsidR="007E433D">
        <w:rPr>
          <w:color w:val="000000" w:themeColor="text1"/>
        </w:rPr>
        <w:t>. Há o intuito, ainda,</w:t>
      </w:r>
      <w:r w:rsidR="00356D95">
        <w:rPr>
          <w:color w:val="000000" w:themeColor="text1"/>
        </w:rPr>
        <w:t xml:space="preserve"> </w:t>
      </w:r>
      <w:r w:rsidR="007E433D">
        <w:rPr>
          <w:color w:val="000000" w:themeColor="text1"/>
        </w:rPr>
        <w:t>d</w:t>
      </w:r>
      <w:r w:rsidR="00356D95">
        <w:rPr>
          <w:color w:val="000000" w:themeColor="text1"/>
        </w:rPr>
        <w:t xml:space="preserve">e </w:t>
      </w:r>
      <w:r w:rsidR="00B71175">
        <w:rPr>
          <w:color w:val="000000" w:themeColor="text1"/>
        </w:rPr>
        <w:t xml:space="preserve">buscar </w:t>
      </w:r>
      <w:r w:rsidR="003B2049">
        <w:rPr>
          <w:color w:val="000000" w:themeColor="text1"/>
        </w:rPr>
        <w:t>con</w:t>
      </w:r>
      <w:r w:rsidR="00356D95">
        <w:rPr>
          <w:color w:val="000000" w:themeColor="text1"/>
        </w:rPr>
        <w:t>tribuir</w:t>
      </w:r>
      <w:r w:rsidR="00C253F0">
        <w:rPr>
          <w:color w:val="000000" w:themeColor="text1"/>
        </w:rPr>
        <w:t xml:space="preserve"> para que músicos </w:t>
      </w:r>
      <w:r w:rsidR="007E433D">
        <w:rPr>
          <w:color w:val="000000" w:themeColor="text1"/>
        </w:rPr>
        <w:t>iniciantes</w:t>
      </w:r>
      <w:r w:rsidR="00C253F0">
        <w:rPr>
          <w:color w:val="000000" w:themeColor="text1"/>
        </w:rPr>
        <w:t xml:space="preserve"> ou até mesmo artistas </w:t>
      </w:r>
      <w:r w:rsidR="007E433D">
        <w:rPr>
          <w:color w:val="000000" w:themeColor="text1"/>
        </w:rPr>
        <w:t>com carreira consolidada sejam mais requisitados para eventos</w:t>
      </w:r>
      <w:r w:rsidR="00C253F0">
        <w:rPr>
          <w:color w:val="000000" w:themeColor="text1"/>
        </w:rPr>
        <w:t>.</w:t>
      </w:r>
    </w:p>
    <w:p w14:paraId="0958FF02" w14:textId="22D8FA87" w:rsidR="005C424A" w:rsidRDefault="003B2049" w:rsidP="00BA59C6">
      <w:pPr>
        <w:pStyle w:val="SemEspaamento"/>
        <w:tabs>
          <w:tab w:val="left" w:pos="709"/>
        </w:tabs>
        <w:ind w:firstLine="709"/>
        <w:rPr>
          <w:ins w:id="13" w:author="michele schmidt" w:date="2019-03-13T19:44:00Z"/>
          <w:color w:val="000000" w:themeColor="text1"/>
        </w:rPr>
      </w:pPr>
      <w:r>
        <w:rPr>
          <w:color w:val="000000" w:themeColor="text1"/>
        </w:rPr>
        <w:t xml:space="preserve"> </w:t>
      </w:r>
      <w:r w:rsidR="004253F8">
        <w:rPr>
          <w:color w:val="000000" w:themeColor="text1"/>
        </w:rPr>
        <w:t>Nos próximos capítulos serão apresentadas as fases de desenvolvimento do sistema</w:t>
      </w:r>
      <w:r w:rsidR="00236865">
        <w:rPr>
          <w:color w:val="000000" w:themeColor="text1"/>
        </w:rPr>
        <w:t>.</w:t>
      </w:r>
      <w:r w:rsidR="004253F8">
        <w:rPr>
          <w:color w:val="000000" w:themeColor="text1"/>
        </w:rPr>
        <w:t xml:space="preserve"> No </w:t>
      </w:r>
      <w:proofErr w:type="spellStart"/>
      <w:r w:rsidR="004253F8">
        <w:rPr>
          <w:color w:val="000000" w:themeColor="text1"/>
        </w:rPr>
        <w:t>capitulo</w:t>
      </w:r>
      <w:proofErr w:type="spellEnd"/>
      <w:r w:rsidR="004253F8">
        <w:rPr>
          <w:color w:val="000000" w:themeColor="text1"/>
        </w:rPr>
        <w:t xml:space="preserve"> 2 é apresentada a área de abrangência, abordando o mercado da música. O capitulo 3 apresenta a metodologia de pesquisa que foi utilizada para fazer o levantamento de requisitos e a análise de sistemas similares. </w:t>
      </w:r>
      <w:r w:rsidR="00986E30">
        <w:rPr>
          <w:color w:val="000000" w:themeColor="text1"/>
        </w:rPr>
        <w:t>O</w:t>
      </w:r>
      <w:r w:rsidR="004253F8">
        <w:rPr>
          <w:color w:val="000000" w:themeColor="text1"/>
        </w:rPr>
        <w:t xml:space="preserve"> capitulo 4 abordar</w:t>
      </w:r>
      <w:r w:rsidR="00C47396">
        <w:rPr>
          <w:color w:val="000000" w:themeColor="text1"/>
        </w:rPr>
        <w:t>á</w:t>
      </w:r>
      <w:r w:rsidR="004253F8">
        <w:rPr>
          <w:color w:val="000000" w:themeColor="text1"/>
        </w:rPr>
        <w:t xml:space="preserve"> as funcionalidades que compõe</w:t>
      </w:r>
      <w:r w:rsidR="003964B4">
        <w:rPr>
          <w:color w:val="000000" w:themeColor="text1"/>
        </w:rPr>
        <w:t>m</w:t>
      </w:r>
      <w:r w:rsidR="004253F8">
        <w:rPr>
          <w:color w:val="000000" w:themeColor="text1"/>
        </w:rPr>
        <w:t xml:space="preserve"> o sistema a ser desenvolvido. A parte de modelagem UML</w:t>
      </w:r>
      <w:r w:rsidR="00C47396">
        <w:rPr>
          <w:color w:val="000000" w:themeColor="text1"/>
        </w:rPr>
        <w:t xml:space="preserve"> com os diagramas de casos de uso, diagrama de classes e diagrama de sequ</w:t>
      </w:r>
      <w:r w:rsidR="00822CEB">
        <w:rPr>
          <w:color w:val="000000" w:themeColor="text1"/>
        </w:rPr>
        <w:t>ê</w:t>
      </w:r>
      <w:r w:rsidR="00C47396">
        <w:rPr>
          <w:color w:val="000000" w:themeColor="text1"/>
        </w:rPr>
        <w:t>ncia,</w:t>
      </w:r>
      <w:r w:rsidR="004253F8">
        <w:rPr>
          <w:color w:val="000000" w:themeColor="text1"/>
        </w:rPr>
        <w:t xml:space="preserve"> será apresentada no capitulo 5.</w:t>
      </w:r>
    </w:p>
    <w:p w14:paraId="790FD0ED" w14:textId="7F93BFDB" w:rsidR="0078331D" w:rsidRDefault="0078331D" w:rsidP="00BA59C6">
      <w:pPr>
        <w:pStyle w:val="SemEspaamento"/>
        <w:tabs>
          <w:tab w:val="left" w:pos="709"/>
        </w:tabs>
        <w:ind w:firstLine="709"/>
        <w:rPr>
          <w:ins w:id="14" w:author="michele schmidt" w:date="2019-03-13T19:44:00Z"/>
          <w:color w:val="000000" w:themeColor="text1"/>
        </w:rPr>
      </w:pPr>
      <w:ins w:id="15" w:author="michele schmidt" w:date="2019-03-13T19:44:00Z">
        <w:r>
          <w:rPr>
            <w:color w:val="000000" w:themeColor="text1"/>
          </w:rPr>
          <w:t>Tema</w:t>
        </w:r>
      </w:ins>
    </w:p>
    <w:p w14:paraId="208F6EA2" w14:textId="278061DC" w:rsidR="0078331D" w:rsidRDefault="0078331D" w:rsidP="00BA59C6">
      <w:pPr>
        <w:pStyle w:val="SemEspaamento"/>
        <w:tabs>
          <w:tab w:val="left" w:pos="709"/>
        </w:tabs>
        <w:ind w:firstLine="709"/>
        <w:rPr>
          <w:ins w:id="16" w:author="michele schmidt" w:date="2019-03-13T19:44:00Z"/>
          <w:color w:val="000000" w:themeColor="text1"/>
        </w:rPr>
      </w:pPr>
      <w:ins w:id="17" w:author="michele schmidt" w:date="2019-03-13T19:44:00Z">
        <w:r>
          <w:rPr>
            <w:color w:val="000000" w:themeColor="text1"/>
          </w:rPr>
          <w:t>Objetivo</w:t>
        </w:r>
      </w:ins>
    </w:p>
    <w:p w14:paraId="1828D618" w14:textId="0D2C801B" w:rsidR="0078331D" w:rsidRPr="00C219C9" w:rsidRDefault="0078331D" w:rsidP="00BA59C6">
      <w:pPr>
        <w:pStyle w:val="SemEspaamento"/>
        <w:tabs>
          <w:tab w:val="left" w:pos="709"/>
        </w:tabs>
        <w:ind w:firstLine="709"/>
        <w:rPr>
          <w:color w:val="000000" w:themeColor="text1"/>
        </w:rPr>
      </w:pPr>
      <w:ins w:id="18" w:author="michele schmidt" w:date="2019-03-13T19:44:00Z">
        <w:r>
          <w:rPr>
            <w:color w:val="000000" w:themeColor="text1"/>
          </w:rPr>
          <w:t>justificativa</w:t>
        </w:r>
      </w:ins>
    </w:p>
    <w:p w14:paraId="07AE3617" w14:textId="627BCCAE" w:rsidR="00A9003D" w:rsidRPr="00D850C8" w:rsidRDefault="00A9003D" w:rsidP="00036EBE">
      <w:pPr>
        <w:pStyle w:val="SemEspaamento"/>
        <w:tabs>
          <w:tab w:val="left" w:pos="709"/>
        </w:tabs>
        <w:ind w:firstLine="709"/>
      </w:pPr>
      <w:r w:rsidRPr="00D850C8">
        <w:br w:type="page"/>
      </w:r>
    </w:p>
    <w:p w14:paraId="415DD477" w14:textId="12F037AD" w:rsidR="00A9003D" w:rsidRPr="00FD0980" w:rsidRDefault="00DA3EF1" w:rsidP="00461AD3">
      <w:pPr>
        <w:pStyle w:val="Ttulo2"/>
        <w:tabs>
          <w:tab w:val="left" w:pos="709"/>
        </w:tabs>
        <w:rPr>
          <w:color w:val="000000" w:themeColor="text1"/>
        </w:rPr>
      </w:pPr>
      <w:bookmarkStart w:id="19" w:name="_Toc532523498"/>
      <w:r w:rsidRPr="00D850C8">
        <w:lastRenderedPageBreak/>
        <w:t>2</w:t>
      </w:r>
      <w:r w:rsidR="00A9003D" w:rsidRPr="00D850C8">
        <w:t xml:space="preserve"> </w:t>
      </w:r>
      <w:r w:rsidR="00F03700" w:rsidRPr="00C219C9">
        <w:rPr>
          <w:color w:val="000000" w:themeColor="text1"/>
        </w:rPr>
        <w:t>M</w:t>
      </w:r>
      <w:r w:rsidR="00FD0980">
        <w:rPr>
          <w:color w:val="000000" w:themeColor="text1"/>
        </w:rPr>
        <w:t xml:space="preserve">ERCADO </w:t>
      </w:r>
      <w:r w:rsidR="001C1CDB">
        <w:rPr>
          <w:color w:val="000000" w:themeColor="text1"/>
        </w:rPr>
        <w:t>DE EVENTOS MUSICAIS</w:t>
      </w:r>
      <w:r w:rsidR="00B85895">
        <w:rPr>
          <w:color w:val="000000" w:themeColor="text1"/>
        </w:rPr>
        <w:t xml:space="preserve"> </w:t>
      </w:r>
      <w:r w:rsidR="001C1CDB">
        <w:rPr>
          <w:color w:val="000000" w:themeColor="text1"/>
        </w:rPr>
        <w:t>E STREAMING</w:t>
      </w:r>
      <w:r w:rsidR="00FD0980">
        <w:rPr>
          <w:color w:val="000000" w:themeColor="text1"/>
        </w:rPr>
        <w:t xml:space="preserve"> </w:t>
      </w:r>
      <w:r w:rsidR="00CE5B41">
        <w:rPr>
          <w:color w:val="000000" w:themeColor="text1"/>
        </w:rPr>
        <w:t xml:space="preserve">DE </w:t>
      </w:r>
      <w:commentRangeStart w:id="20"/>
      <w:r w:rsidR="00CE5B41">
        <w:rPr>
          <w:color w:val="000000" w:themeColor="text1"/>
        </w:rPr>
        <w:t>MUSICA</w:t>
      </w:r>
      <w:bookmarkEnd w:id="19"/>
      <w:commentRangeEnd w:id="20"/>
      <w:r w:rsidR="00D20EDD">
        <w:rPr>
          <w:rStyle w:val="Refdecomentrio"/>
          <w:rFonts w:eastAsiaTheme="minorHAnsi" w:cstheme="minorBidi"/>
          <w:b w:val="0"/>
          <w:bCs w:val="0"/>
        </w:rPr>
        <w:commentReference w:id="20"/>
      </w:r>
    </w:p>
    <w:p w14:paraId="436E2D10" w14:textId="77777777" w:rsidR="00B85895" w:rsidRDefault="00B85895" w:rsidP="004D7849">
      <w:pPr>
        <w:tabs>
          <w:tab w:val="left" w:pos="709"/>
        </w:tabs>
        <w:spacing w:after="0" w:line="360" w:lineRule="auto"/>
        <w:ind w:firstLine="709"/>
        <w:jc w:val="both"/>
        <w:rPr>
          <w:color w:val="000000" w:themeColor="text1"/>
        </w:rPr>
      </w:pPr>
    </w:p>
    <w:p w14:paraId="5B88DB36" w14:textId="77777777" w:rsidR="00143A2B" w:rsidRDefault="00143A2B" w:rsidP="004D7849">
      <w:pPr>
        <w:tabs>
          <w:tab w:val="left" w:pos="709"/>
        </w:tabs>
        <w:spacing w:after="0" w:line="360" w:lineRule="auto"/>
        <w:ind w:firstLine="709"/>
        <w:jc w:val="both"/>
        <w:rPr>
          <w:color w:val="000000" w:themeColor="text1"/>
        </w:rPr>
      </w:pPr>
    </w:p>
    <w:p w14:paraId="5515672F" w14:textId="7B5AA3EB" w:rsidR="00801B2C" w:rsidRDefault="00B85895" w:rsidP="004D7849">
      <w:pPr>
        <w:tabs>
          <w:tab w:val="left" w:pos="709"/>
        </w:tabs>
        <w:spacing w:after="0" w:line="360" w:lineRule="auto"/>
        <w:ind w:firstLine="709"/>
        <w:jc w:val="both"/>
        <w:rPr>
          <w:color w:val="000000" w:themeColor="text1"/>
        </w:rPr>
      </w:pPr>
      <w:r>
        <w:rPr>
          <w:color w:val="000000" w:themeColor="text1"/>
        </w:rPr>
        <w:t>O mercado</w:t>
      </w:r>
      <w:r w:rsidR="00801B2C">
        <w:rPr>
          <w:color w:val="000000" w:themeColor="text1"/>
        </w:rPr>
        <w:t xml:space="preserve"> globa</w:t>
      </w:r>
      <w:ins w:id="21" w:author="michele schmidt" w:date="2019-03-14T09:56:00Z">
        <w:r w:rsidR="00FA073D">
          <w:rPr>
            <w:color w:val="000000" w:themeColor="text1"/>
          </w:rPr>
          <w:t xml:space="preserve">l </w:t>
        </w:r>
      </w:ins>
      <w:del w:id="22" w:author="michele schmidt" w:date="2019-03-14T09:56:00Z">
        <w:r w:rsidR="00801B2C" w:rsidDel="00FA073D">
          <w:rPr>
            <w:color w:val="000000" w:themeColor="text1"/>
          </w:rPr>
          <w:delText>l</w:delText>
        </w:r>
        <w:r w:rsidDel="00FA073D">
          <w:rPr>
            <w:color w:val="000000" w:themeColor="text1"/>
          </w:rPr>
          <w:delText xml:space="preserve"> </w:delText>
        </w:r>
        <w:r w:rsidR="001C1CDB" w:rsidDel="00FA073D">
          <w:rPr>
            <w:color w:val="000000" w:themeColor="text1"/>
          </w:rPr>
          <w:delText>d</w:delText>
        </w:r>
      </w:del>
      <w:r w:rsidR="00D66F65">
        <w:rPr>
          <w:color w:val="000000" w:themeColor="text1"/>
        </w:rPr>
        <w:t>a</w:t>
      </w:r>
      <w:r w:rsidR="001C1CDB">
        <w:rPr>
          <w:color w:val="000000" w:themeColor="text1"/>
        </w:rPr>
        <w:t xml:space="preserve"> m</w:t>
      </w:r>
      <w:r w:rsidR="00A20C56">
        <w:rPr>
          <w:color w:val="000000" w:themeColor="text1"/>
        </w:rPr>
        <w:t>ú</w:t>
      </w:r>
      <w:r w:rsidR="001C1CDB">
        <w:rPr>
          <w:color w:val="000000" w:themeColor="text1"/>
        </w:rPr>
        <w:t>sica</w:t>
      </w:r>
      <w:r w:rsidR="00801B2C">
        <w:rPr>
          <w:color w:val="000000" w:themeColor="text1"/>
        </w:rPr>
        <w:t xml:space="preserve"> nos últimos</w:t>
      </w:r>
      <w:r w:rsidR="007D55DE">
        <w:rPr>
          <w:color w:val="000000" w:themeColor="text1"/>
        </w:rPr>
        <w:t xml:space="preserve"> anos</w:t>
      </w:r>
      <w:r w:rsidR="00801B2C">
        <w:rPr>
          <w:color w:val="000000" w:themeColor="text1"/>
        </w:rPr>
        <w:t xml:space="preserve"> vem apresentando um crescimento em conjunto com canais de streaming, de acordo com a Federação Internacional da Indústria Fonográfica (IFPI) em 2017</w:t>
      </w:r>
      <w:r w:rsidR="0051796D">
        <w:rPr>
          <w:color w:val="000000" w:themeColor="text1"/>
        </w:rPr>
        <w:t xml:space="preserve"> o mercado atingiu receitas de US$ 17,3 bilhões.</w:t>
      </w:r>
    </w:p>
    <w:p w14:paraId="3AB75C3D" w14:textId="067EF13A" w:rsidR="004D7849" w:rsidRDefault="0051796D" w:rsidP="004D7849">
      <w:pPr>
        <w:tabs>
          <w:tab w:val="left" w:pos="709"/>
        </w:tabs>
        <w:spacing w:after="0" w:line="360" w:lineRule="auto"/>
        <w:ind w:firstLine="709"/>
        <w:jc w:val="both"/>
        <w:rPr>
          <w:color w:val="000000" w:themeColor="text1"/>
        </w:rPr>
      </w:pPr>
      <w:r>
        <w:rPr>
          <w:color w:val="000000" w:themeColor="text1"/>
        </w:rPr>
        <w:t>N</w:t>
      </w:r>
      <w:r w:rsidR="0027148C">
        <w:rPr>
          <w:color w:val="000000" w:themeColor="text1"/>
        </w:rPr>
        <w:t>o Brasil</w:t>
      </w:r>
      <w:r w:rsidR="001C1CDB">
        <w:rPr>
          <w:color w:val="000000" w:themeColor="text1"/>
        </w:rPr>
        <w:t xml:space="preserve"> </w:t>
      </w:r>
      <w:r>
        <w:rPr>
          <w:color w:val="000000" w:themeColor="text1"/>
        </w:rPr>
        <w:t xml:space="preserve">estes números também aparecem em crescimento, </w:t>
      </w:r>
      <w:r w:rsidR="0027148C">
        <w:rPr>
          <w:color w:val="000000" w:themeColor="text1"/>
        </w:rPr>
        <w:t>no</w:t>
      </w:r>
      <w:r>
        <w:rPr>
          <w:color w:val="000000" w:themeColor="text1"/>
        </w:rPr>
        <w:t xml:space="preserve"> último</w:t>
      </w:r>
      <w:r w:rsidR="0027148C">
        <w:rPr>
          <w:color w:val="000000" w:themeColor="text1"/>
        </w:rPr>
        <w:t xml:space="preserve"> ano</w:t>
      </w:r>
      <w:r>
        <w:rPr>
          <w:color w:val="000000" w:themeColor="text1"/>
        </w:rPr>
        <w:t>,</w:t>
      </w:r>
      <w:r w:rsidR="00772BC1">
        <w:rPr>
          <w:color w:val="000000" w:themeColor="text1"/>
        </w:rPr>
        <w:t xml:space="preserve"> </w:t>
      </w:r>
      <w:r>
        <w:rPr>
          <w:color w:val="000000" w:themeColor="text1"/>
        </w:rPr>
        <w:t>s</w:t>
      </w:r>
      <w:r w:rsidR="00772BC1">
        <w:rPr>
          <w:color w:val="000000" w:themeColor="text1"/>
        </w:rPr>
        <w:t>egundo</w:t>
      </w:r>
      <w:r w:rsidR="00E25415">
        <w:rPr>
          <w:color w:val="000000" w:themeColor="text1"/>
        </w:rPr>
        <w:t xml:space="preserve"> o site</w:t>
      </w:r>
      <w:r w:rsidR="00772BC1">
        <w:rPr>
          <w:color w:val="000000" w:themeColor="text1"/>
        </w:rPr>
        <w:t xml:space="preserve"> O Globo</w:t>
      </w:r>
      <w:r w:rsidR="00482BC4">
        <w:rPr>
          <w:color w:val="000000" w:themeColor="text1"/>
        </w:rPr>
        <w:t xml:space="preserve"> </w:t>
      </w:r>
      <w:r w:rsidR="00772BC1">
        <w:rPr>
          <w:color w:val="000000" w:themeColor="text1"/>
        </w:rPr>
        <w:t>(2017)</w:t>
      </w:r>
      <w:r w:rsidR="00CE5B41">
        <w:rPr>
          <w:color w:val="000000" w:themeColor="text1"/>
        </w:rPr>
        <w:t xml:space="preserve"> </w:t>
      </w:r>
      <w:r w:rsidR="0060253D">
        <w:rPr>
          <w:color w:val="000000" w:themeColor="text1"/>
        </w:rPr>
        <w:t xml:space="preserve">a soma </w:t>
      </w:r>
      <w:r w:rsidR="00C04953">
        <w:rPr>
          <w:color w:val="000000" w:themeColor="text1"/>
        </w:rPr>
        <w:t>da receita</w:t>
      </w:r>
      <w:r w:rsidR="0060253D">
        <w:rPr>
          <w:color w:val="000000" w:themeColor="text1"/>
        </w:rPr>
        <w:t xml:space="preserve"> englobando shows, vendas de mídia física e mercado digital,</w:t>
      </w:r>
      <w:r w:rsidR="00CE5B41">
        <w:rPr>
          <w:color w:val="000000" w:themeColor="text1"/>
        </w:rPr>
        <w:t xml:space="preserve"> foi de </w:t>
      </w:r>
      <w:r w:rsidR="00D66F65">
        <w:rPr>
          <w:color w:val="000000" w:themeColor="text1"/>
        </w:rPr>
        <w:t>US$ 295</w:t>
      </w:r>
      <w:r w:rsidR="00CE5B41">
        <w:rPr>
          <w:color w:val="000000" w:themeColor="text1"/>
        </w:rPr>
        <w:t>,</w:t>
      </w:r>
      <w:r w:rsidR="00D66F65">
        <w:rPr>
          <w:color w:val="000000" w:themeColor="text1"/>
        </w:rPr>
        <w:t xml:space="preserve">8 </w:t>
      </w:r>
      <w:r w:rsidR="006D7168">
        <w:rPr>
          <w:color w:val="000000" w:themeColor="text1"/>
        </w:rPr>
        <w:t>milhões</w:t>
      </w:r>
      <w:r w:rsidR="00D66F65">
        <w:rPr>
          <w:color w:val="000000" w:themeColor="text1"/>
        </w:rPr>
        <w:t>,</w:t>
      </w:r>
      <w:r w:rsidR="0060253D">
        <w:rPr>
          <w:color w:val="000000" w:themeColor="text1"/>
        </w:rPr>
        <w:t xml:space="preserve"> a alta em relação a 2016 foi de 17,9%</w:t>
      </w:r>
      <w:r w:rsidR="005C430E">
        <w:rPr>
          <w:color w:val="000000" w:themeColor="text1"/>
        </w:rPr>
        <w:t>, e estima-se que esse número possa crescer no próximo ano</w:t>
      </w:r>
      <w:r w:rsidR="00CE5B41">
        <w:rPr>
          <w:color w:val="000000" w:themeColor="text1"/>
        </w:rPr>
        <w:t xml:space="preserve">. </w:t>
      </w:r>
      <w:r w:rsidR="006D7168">
        <w:rPr>
          <w:color w:val="000000" w:themeColor="text1"/>
        </w:rPr>
        <w:t>Além</w:t>
      </w:r>
      <w:r w:rsidR="00CE5B41">
        <w:rPr>
          <w:color w:val="000000" w:themeColor="text1"/>
        </w:rPr>
        <w:t xml:space="preserve"> dos eventos, a venda de </w:t>
      </w:r>
      <w:proofErr w:type="spellStart"/>
      <w:r w:rsidR="00CE5B41">
        <w:rPr>
          <w:color w:val="000000" w:themeColor="text1"/>
        </w:rPr>
        <w:t>musica</w:t>
      </w:r>
      <w:proofErr w:type="spellEnd"/>
      <w:r w:rsidR="00CE5B41">
        <w:rPr>
          <w:color w:val="000000" w:themeColor="text1"/>
        </w:rPr>
        <w:t xml:space="preserve"> por canal de </w:t>
      </w:r>
      <w:r w:rsidR="00CE5B41" w:rsidRPr="004575D9">
        <w:rPr>
          <w:i/>
          <w:color w:val="000000" w:themeColor="text1"/>
        </w:rPr>
        <w:t>streaming</w:t>
      </w:r>
      <w:r w:rsidR="00CE5B41">
        <w:rPr>
          <w:color w:val="000000" w:themeColor="text1"/>
        </w:rPr>
        <w:t xml:space="preserve"> como </w:t>
      </w:r>
      <w:proofErr w:type="spellStart"/>
      <w:r w:rsidR="00CE5B41" w:rsidRPr="00772BC1">
        <w:rPr>
          <w:i/>
          <w:color w:val="000000" w:themeColor="text1"/>
        </w:rPr>
        <w:t>spotify</w:t>
      </w:r>
      <w:proofErr w:type="spellEnd"/>
      <w:r w:rsidR="00CE5B41" w:rsidRPr="00772BC1">
        <w:rPr>
          <w:i/>
          <w:color w:val="000000" w:themeColor="text1"/>
        </w:rPr>
        <w:t xml:space="preserve"> </w:t>
      </w:r>
      <w:r w:rsidR="00CE5B41">
        <w:rPr>
          <w:color w:val="000000" w:themeColor="text1"/>
        </w:rPr>
        <w:t xml:space="preserve">e </w:t>
      </w:r>
      <w:r w:rsidR="00CE5B41" w:rsidRPr="00772BC1">
        <w:rPr>
          <w:i/>
          <w:color w:val="000000" w:themeColor="text1"/>
        </w:rPr>
        <w:t>Apple Music</w:t>
      </w:r>
      <w:r w:rsidR="002C68A0">
        <w:rPr>
          <w:color w:val="000000" w:themeColor="text1"/>
        </w:rPr>
        <w:t>,</w:t>
      </w:r>
      <w:r w:rsidR="006D7168">
        <w:rPr>
          <w:color w:val="000000" w:themeColor="text1"/>
        </w:rPr>
        <w:t xml:space="preserve"> também dispara na preferência do público,</w:t>
      </w:r>
      <w:r w:rsidR="002C68A0">
        <w:rPr>
          <w:color w:val="000000" w:themeColor="text1"/>
        </w:rPr>
        <w:t xml:space="preserve"> no mercado brasileiro as receitas for</w:t>
      </w:r>
      <w:bookmarkStart w:id="23" w:name="_GoBack"/>
      <w:bookmarkEnd w:id="23"/>
      <w:r w:rsidR="002C68A0">
        <w:rPr>
          <w:color w:val="000000" w:themeColor="text1"/>
        </w:rPr>
        <w:t xml:space="preserve">am, segundo o site O </w:t>
      </w:r>
      <w:r w:rsidR="006D7168">
        <w:rPr>
          <w:color w:val="000000" w:themeColor="text1"/>
        </w:rPr>
        <w:t>Globo (</w:t>
      </w:r>
      <w:r w:rsidR="002C68A0">
        <w:rPr>
          <w:color w:val="000000" w:themeColor="text1"/>
        </w:rPr>
        <w:t>2017) US$ 162,8 milhões</w:t>
      </w:r>
      <w:r w:rsidR="002B78F1">
        <w:rPr>
          <w:color w:val="000000" w:themeColor="text1"/>
        </w:rPr>
        <w:t>. O país se encontra</w:t>
      </w:r>
      <w:r w:rsidR="005B78B0">
        <w:rPr>
          <w:color w:val="000000" w:themeColor="text1"/>
        </w:rPr>
        <w:t xml:space="preserve"> atualmente</w:t>
      </w:r>
      <w:r w:rsidR="002B78F1">
        <w:rPr>
          <w:color w:val="000000" w:themeColor="text1"/>
        </w:rPr>
        <w:t xml:space="preserve"> na 9º posição no ranking mundial</w:t>
      </w:r>
      <w:r w:rsidR="005B78B0">
        <w:rPr>
          <w:color w:val="000000" w:themeColor="text1"/>
        </w:rPr>
        <w:t xml:space="preserve"> em consumo de música</w:t>
      </w:r>
      <w:r w:rsidR="002B78F1">
        <w:rPr>
          <w:color w:val="000000" w:themeColor="text1"/>
        </w:rPr>
        <w:t>.</w:t>
      </w:r>
    </w:p>
    <w:p w14:paraId="564D090E" w14:textId="3FCB491A" w:rsidR="00E25415" w:rsidRDefault="005B78B0" w:rsidP="00A20C56">
      <w:pPr>
        <w:tabs>
          <w:tab w:val="left" w:pos="709"/>
        </w:tabs>
        <w:spacing w:after="0" w:line="360" w:lineRule="auto"/>
        <w:ind w:firstLine="709"/>
        <w:jc w:val="both"/>
        <w:rPr>
          <w:color w:val="000000" w:themeColor="text1"/>
        </w:rPr>
      </w:pPr>
      <w:r>
        <w:rPr>
          <w:color w:val="000000" w:themeColor="text1"/>
        </w:rPr>
        <w:t>No âmbito</w:t>
      </w:r>
      <w:r w:rsidR="00A40C4A">
        <w:rPr>
          <w:color w:val="000000" w:themeColor="text1"/>
        </w:rPr>
        <w:t xml:space="preserve"> </w:t>
      </w:r>
      <w:r>
        <w:rPr>
          <w:color w:val="000000" w:themeColor="text1"/>
        </w:rPr>
        <w:t>de</w:t>
      </w:r>
      <w:r w:rsidR="00A40C4A">
        <w:rPr>
          <w:color w:val="000000" w:themeColor="text1"/>
        </w:rPr>
        <w:t xml:space="preserve"> eventos, uma pesquisa realizada pela </w:t>
      </w:r>
      <w:proofErr w:type="spellStart"/>
      <w:r w:rsidR="00A40C4A" w:rsidRPr="00A40C4A">
        <w:rPr>
          <w:i/>
          <w:color w:val="000000" w:themeColor="text1"/>
        </w:rPr>
        <w:t>eventbrite</w:t>
      </w:r>
      <w:proofErr w:type="spellEnd"/>
      <w:r w:rsidR="00A40C4A">
        <w:rPr>
          <w:color w:val="000000" w:themeColor="text1"/>
        </w:rPr>
        <w:t xml:space="preserve"> (plataforma para divulgação e venda de ingressos para eventos) aponta que brasileiros frequentam em média</w:t>
      </w:r>
      <w:r w:rsidR="004575D9">
        <w:rPr>
          <w:color w:val="000000" w:themeColor="text1"/>
        </w:rPr>
        <w:t>,</w:t>
      </w:r>
      <w:r w:rsidR="00A40C4A">
        <w:rPr>
          <w:color w:val="000000" w:themeColor="text1"/>
        </w:rPr>
        <w:t xml:space="preserve"> 4 shows por ano, e</w:t>
      </w:r>
      <w:r w:rsidR="007C3F07">
        <w:rPr>
          <w:color w:val="000000" w:themeColor="text1"/>
        </w:rPr>
        <w:t xml:space="preserve"> a busca são por</w:t>
      </w:r>
      <w:r w:rsidR="00A40C4A">
        <w:rPr>
          <w:color w:val="000000" w:themeColor="text1"/>
        </w:rPr>
        <w:t xml:space="preserve"> eventos que possam causar experiencias </w:t>
      </w:r>
      <w:r w:rsidR="009D3397">
        <w:rPr>
          <w:color w:val="000000" w:themeColor="text1"/>
        </w:rPr>
        <w:t>únicas</w:t>
      </w:r>
      <w:r w:rsidR="000634EF">
        <w:rPr>
          <w:color w:val="000000" w:themeColor="text1"/>
        </w:rPr>
        <w:t>, oferecendo aquilo que o seu público</w:t>
      </w:r>
      <w:r>
        <w:rPr>
          <w:color w:val="000000" w:themeColor="text1"/>
        </w:rPr>
        <w:t xml:space="preserve"> alvo</w:t>
      </w:r>
      <w:r w:rsidR="000634EF">
        <w:rPr>
          <w:color w:val="000000" w:themeColor="text1"/>
        </w:rPr>
        <w:t xml:space="preserve"> procura</w:t>
      </w:r>
      <w:r>
        <w:rPr>
          <w:color w:val="000000" w:themeColor="text1"/>
        </w:rPr>
        <w:t>,</w:t>
      </w:r>
      <w:r w:rsidR="000634EF">
        <w:rPr>
          <w:color w:val="000000" w:themeColor="text1"/>
        </w:rPr>
        <w:t xml:space="preserve"> e </w:t>
      </w:r>
      <w:r>
        <w:rPr>
          <w:color w:val="000000" w:themeColor="text1"/>
        </w:rPr>
        <w:t>mantendo</w:t>
      </w:r>
      <w:r w:rsidR="00B6729F">
        <w:rPr>
          <w:color w:val="000000" w:themeColor="text1"/>
        </w:rPr>
        <w:t xml:space="preserve"> como</w:t>
      </w:r>
      <w:r>
        <w:rPr>
          <w:color w:val="000000" w:themeColor="text1"/>
        </w:rPr>
        <w:t xml:space="preserve"> aliado</w:t>
      </w:r>
      <w:r w:rsidR="000634EF">
        <w:rPr>
          <w:color w:val="000000" w:themeColor="text1"/>
        </w:rPr>
        <w:t xml:space="preserve"> as redes socias </w:t>
      </w:r>
      <w:r w:rsidR="00B6729F">
        <w:rPr>
          <w:color w:val="000000" w:themeColor="text1"/>
        </w:rPr>
        <w:t>para</w:t>
      </w:r>
      <w:r w:rsidR="000634EF">
        <w:rPr>
          <w:color w:val="000000" w:themeColor="text1"/>
        </w:rPr>
        <w:t xml:space="preserve"> apoio </w:t>
      </w:r>
      <w:r w:rsidR="00E25415">
        <w:rPr>
          <w:color w:val="000000" w:themeColor="text1"/>
        </w:rPr>
        <w:t>e</w:t>
      </w:r>
      <w:r w:rsidR="000634EF">
        <w:rPr>
          <w:color w:val="000000" w:themeColor="text1"/>
        </w:rPr>
        <w:t xml:space="preserve"> divulgação.</w:t>
      </w:r>
    </w:p>
    <w:p w14:paraId="38C620EF" w14:textId="56689DEA" w:rsidR="00D97179" w:rsidRDefault="00D97179" w:rsidP="00A20C56">
      <w:pPr>
        <w:tabs>
          <w:tab w:val="left" w:pos="709"/>
        </w:tabs>
        <w:spacing w:after="0" w:line="360" w:lineRule="auto"/>
        <w:ind w:firstLine="709"/>
        <w:jc w:val="both"/>
        <w:rPr>
          <w:color w:val="000000" w:themeColor="text1"/>
        </w:rPr>
      </w:pPr>
    </w:p>
    <w:p w14:paraId="65310C08" w14:textId="7F9C9AC1" w:rsidR="00361C9A" w:rsidRPr="007F5797" w:rsidRDefault="00361C9A" w:rsidP="004D7849">
      <w:pPr>
        <w:tabs>
          <w:tab w:val="left" w:pos="709"/>
        </w:tabs>
        <w:spacing w:after="0" w:line="360" w:lineRule="auto"/>
        <w:ind w:firstLine="709"/>
        <w:jc w:val="both"/>
        <w:rPr>
          <w:color w:val="000000" w:themeColor="text1"/>
          <w:u w:val="single"/>
        </w:rPr>
      </w:pPr>
    </w:p>
    <w:p w14:paraId="5CEAD228" w14:textId="77777777" w:rsidR="004575D9" w:rsidRDefault="004575D9" w:rsidP="00361C9A">
      <w:pPr>
        <w:tabs>
          <w:tab w:val="left" w:pos="709"/>
        </w:tabs>
        <w:spacing w:after="0" w:line="360" w:lineRule="auto"/>
        <w:jc w:val="both"/>
        <w:rPr>
          <w:color w:val="000000" w:themeColor="text1"/>
        </w:rPr>
      </w:pPr>
    </w:p>
    <w:p w14:paraId="7DC6F4EC" w14:textId="1752DBD5" w:rsidR="00C04953" w:rsidRPr="00C219C9" w:rsidRDefault="00C04953" w:rsidP="004D7849">
      <w:pPr>
        <w:tabs>
          <w:tab w:val="left" w:pos="709"/>
        </w:tabs>
        <w:spacing w:after="0" w:line="360" w:lineRule="auto"/>
        <w:ind w:firstLine="709"/>
        <w:jc w:val="both"/>
        <w:rPr>
          <w:color w:val="000000" w:themeColor="text1"/>
        </w:rPr>
      </w:pPr>
    </w:p>
    <w:p w14:paraId="47ACB757" w14:textId="7D84348C" w:rsidR="00A9003D" w:rsidRPr="006371EA" w:rsidRDefault="00A9003D" w:rsidP="00A31057">
      <w:pPr>
        <w:pStyle w:val="Ttulo3"/>
        <w:tabs>
          <w:tab w:val="left" w:pos="709"/>
        </w:tabs>
        <w:spacing w:before="0"/>
        <w:rPr>
          <w:color w:val="000000" w:themeColor="text1"/>
        </w:rPr>
      </w:pPr>
    </w:p>
    <w:p w14:paraId="261C5BBD" w14:textId="77777777" w:rsidR="003B2EF9" w:rsidRPr="003B2EF9" w:rsidRDefault="003B2EF9" w:rsidP="003B2EF9"/>
    <w:p w14:paraId="0D201C2D" w14:textId="23E5ADA3" w:rsidR="00B04954" w:rsidRDefault="00B04954" w:rsidP="007A0ACB">
      <w:pPr>
        <w:tabs>
          <w:tab w:val="left" w:pos="709"/>
        </w:tabs>
        <w:spacing w:after="0" w:line="360" w:lineRule="auto"/>
        <w:ind w:firstLine="709"/>
        <w:jc w:val="both"/>
      </w:pPr>
    </w:p>
    <w:p w14:paraId="1D9B8818" w14:textId="04899DC1" w:rsidR="00FD097B" w:rsidRDefault="00C7762F" w:rsidP="00FD097B">
      <w:pPr>
        <w:tabs>
          <w:tab w:val="left" w:pos="709"/>
        </w:tabs>
        <w:spacing w:before="240" w:after="0" w:line="360" w:lineRule="auto"/>
        <w:ind w:firstLine="709"/>
        <w:jc w:val="both"/>
        <w:sectPr w:rsidR="00FD097B" w:rsidSect="00686892">
          <w:headerReference w:type="default" r:id="rId15"/>
          <w:pgSz w:w="11906" w:h="16838"/>
          <w:pgMar w:top="1701" w:right="1134" w:bottom="1134" w:left="1701" w:header="709" w:footer="709" w:gutter="0"/>
          <w:cols w:space="708"/>
          <w:docGrid w:linePitch="360"/>
        </w:sectPr>
      </w:pPr>
      <w:r w:rsidRPr="00826618">
        <w:t>.</w:t>
      </w:r>
      <w:r w:rsidR="00213D69" w:rsidRPr="00826618">
        <w:t xml:space="preserve"> </w:t>
      </w:r>
    </w:p>
    <w:p w14:paraId="13DD41B1" w14:textId="28245C7D" w:rsidR="00A9003D" w:rsidRPr="00D850C8" w:rsidRDefault="00A9003D" w:rsidP="003A14E1">
      <w:pPr>
        <w:pStyle w:val="Ttulo2"/>
      </w:pPr>
      <w:bookmarkStart w:id="24" w:name="_Toc532523499"/>
      <w:r w:rsidRPr="00D850C8">
        <w:lastRenderedPageBreak/>
        <w:t xml:space="preserve">3 </w:t>
      </w:r>
      <w:r w:rsidR="00E90E75" w:rsidRPr="00BC094D">
        <w:t>METODOLOGIA DE PESQUISA</w:t>
      </w:r>
      <w:bookmarkEnd w:id="24"/>
    </w:p>
    <w:p w14:paraId="3AFA28F3" w14:textId="3CB0D236" w:rsidR="000944C0" w:rsidRDefault="000944C0" w:rsidP="00BC0651">
      <w:pPr>
        <w:tabs>
          <w:tab w:val="left" w:pos="709"/>
        </w:tabs>
        <w:spacing w:after="0"/>
      </w:pPr>
    </w:p>
    <w:p w14:paraId="2A076732" w14:textId="1E37E60E" w:rsidR="00F13710" w:rsidRDefault="00427A4C" w:rsidP="009C3A3A">
      <w:pPr>
        <w:tabs>
          <w:tab w:val="left" w:pos="709"/>
        </w:tabs>
        <w:spacing w:after="0" w:line="360" w:lineRule="auto"/>
        <w:ind w:firstLine="709"/>
        <w:jc w:val="both"/>
        <w:rPr>
          <w:color w:val="FF0000"/>
        </w:rPr>
      </w:pPr>
      <w:r w:rsidRPr="00427A4C">
        <w:t>Neste capítulo serão abordados os procedimentos metodológicos</w:t>
      </w:r>
      <w:r w:rsidR="00F67D39">
        <w:t>,</w:t>
      </w:r>
      <w:r w:rsidRPr="00427A4C">
        <w:t xml:space="preserve"> </w:t>
      </w:r>
      <w:r w:rsidR="00501182">
        <w:t xml:space="preserve">visando contribuir com o desenvolvimento do sistema </w:t>
      </w:r>
      <w:r w:rsidR="00501182" w:rsidRPr="00501182">
        <w:rPr>
          <w:color w:val="FF0000"/>
        </w:rPr>
        <w:t>NOME</w:t>
      </w:r>
      <w:r w:rsidR="00501182">
        <w:t xml:space="preserve">. Neste contexto foram </w:t>
      </w:r>
      <w:r w:rsidR="009C3A3A">
        <w:t>escolhidas</w:t>
      </w:r>
      <w:r w:rsidR="00F67D39">
        <w:t xml:space="preserve"> duas</w:t>
      </w:r>
      <w:r w:rsidR="009C3A3A">
        <w:t xml:space="preserve"> técnicas de pesquisa, como o de levantamento de sistemas similares e entrevista</w:t>
      </w:r>
      <w:r w:rsidR="00501182">
        <w:t xml:space="preserve"> </w:t>
      </w:r>
    </w:p>
    <w:p w14:paraId="089FB0D7" w14:textId="7F3B46D9" w:rsidR="009C3A3A" w:rsidRDefault="009C3A3A" w:rsidP="009C3A3A">
      <w:pPr>
        <w:tabs>
          <w:tab w:val="left" w:pos="709"/>
        </w:tabs>
        <w:spacing w:after="0" w:line="360" w:lineRule="auto"/>
        <w:ind w:firstLine="709"/>
        <w:jc w:val="both"/>
        <w:rPr>
          <w:ins w:id="25" w:author="michele schmidt" w:date="2019-03-13T19:45:00Z"/>
          <w:color w:val="FF0000"/>
        </w:rPr>
      </w:pPr>
    </w:p>
    <w:p w14:paraId="2019F822" w14:textId="60B67FF3" w:rsidR="0078331D" w:rsidRDefault="0078331D" w:rsidP="009C3A3A">
      <w:pPr>
        <w:tabs>
          <w:tab w:val="left" w:pos="709"/>
        </w:tabs>
        <w:spacing w:after="0" w:line="360" w:lineRule="auto"/>
        <w:ind w:firstLine="709"/>
        <w:jc w:val="both"/>
        <w:rPr>
          <w:ins w:id="26" w:author="michele schmidt" w:date="2019-03-13T19:45:00Z"/>
          <w:color w:val="FF0000"/>
        </w:rPr>
      </w:pPr>
      <w:ins w:id="27" w:author="michele schmidt" w:date="2019-03-13T19:45:00Z">
        <w:r>
          <w:rPr>
            <w:color w:val="FF0000"/>
          </w:rPr>
          <w:t>Descrever a metodologia!</w:t>
        </w:r>
      </w:ins>
    </w:p>
    <w:p w14:paraId="7E10045F" w14:textId="77777777" w:rsidR="0078331D" w:rsidRPr="009C3A3A" w:rsidRDefault="0078331D" w:rsidP="009C3A3A">
      <w:pPr>
        <w:tabs>
          <w:tab w:val="left" w:pos="709"/>
        </w:tabs>
        <w:spacing w:after="0" w:line="360" w:lineRule="auto"/>
        <w:ind w:firstLine="709"/>
        <w:jc w:val="both"/>
        <w:rPr>
          <w:color w:val="FF0000"/>
        </w:rPr>
      </w:pPr>
    </w:p>
    <w:p w14:paraId="5035D249" w14:textId="34FE54D4" w:rsidR="00A9003D" w:rsidRPr="00D850C8" w:rsidRDefault="00A9003D" w:rsidP="00BC0651">
      <w:pPr>
        <w:pStyle w:val="Ttulo3"/>
        <w:tabs>
          <w:tab w:val="left" w:pos="709"/>
        </w:tabs>
        <w:spacing w:before="0"/>
      </w:pPr>
      <w:bookmarkStart w:id="28" w:name="_Toc532523500"/>
      <w:r w:rsidRPr="00D850C8">
        <w:t xml:space="preserve">3.1 </w:t>
      </w:r>
      <w:r w:rsidR="003E7B67" w:rsidRPr="00D850C8">
        <w:t>PESQUISA SOBRE SISTEMAS SIMILARES</w:t>
      </w:r>
      <w:bookmarkEnd w:id="28"/>
    </w:p>
    <w:p w14:paraId="3BD12957" w14:textId="77777777" w:rsidR="00A9003D" w:rsidRPr="00D850C8" w:rsidRDefault="00A9003D" w:rsidP="00BC0651">
      <w:pPr>
        <w:tabs>
          <w:tab w:val="left" w:pos="709"/>
        </w:tabs>
        <w:spacing w:after="0"/>
      </w:pPr>
    </w:p>
    <w:p w14:paraId="6A92FC53" w14:textId="20933B7F" w:rsidR="00BC0651" w:rsidRPr="007A0ACB" w:rsidRDefault="00CC2235" w:rsidP="009B29FA">
      <w:pPr>
        <w:tabs>
          <w:tab w:val="left" w:pos="709"/>
        </w:tabs>
        <w:spacing w:after="0" w:line="360" w:lineRule="auto"/>
        <w:ind w:firstLine="709"/>
        <w:jc w:val="both"/>
      </w:pPr>
      <w:r>
        <w:t>Uma busca por sistemas similares</w:t>
      </w:r>
      <w:r w:rsidR="00FD10F0">
        <w:t xml:space="preserve"> foi </w:t>
      </w:r>
      <w:r w:rsidR="00F67D39">
        <w:t>realizada, a fim de buscar o que já existe no mercado e desta forma poder prever novas funcionalidades e aprimorar os requisitos funcionais que estes possuem</w:t>
      </w:r>
      <w:r w:rsidR="007A0ACB">
        <w:t>.</w:t>
      </w:r>
      <w:r w:rsidR="00F67D39">
        <w:t xml:space="preserve"> Os sistemas encontrados foram: </w:t>
      </w:r>
      <w:proofErr w:type="spellStart"/>
      <w:r w:rsidR="00842E77" w:rsidRPr="00842E77">
        <w:rPr>
          <w:i/>
        </w:rPr>
        <w:t>myspace</w:t>
      </w:r>
      <w:proofErr w:type="spellEnd"/>
      <w:r w:rsidR="00842E77">
        <w:t xml:space="preserve">;  Palco MP3; </w:t>
      </w:r>
      <w:proofErr w:type="spellStart"/>
      <w:r w:rsidR="00842E77" w:rsidRPr="00842E77">
        <w:rPr>
          <w:i/>
        </w:rPr>
        <w:t>iMusics</w:t>
      </w:r>
      <w:proofErr w:type="spellEnd"/>
      <w:r w:rsidR="00842E77">
        <w:t>.</w:t>
      </w:r>
    </w:p>
    <w:p w14:paraId="6CD3437C" w14:textId="77777777" w:rsidR="00CC2235" w:rsidRPr="007A0ACB" w:rsidRDefault="00CC2235" w:rsidP="009B29FA">
      <w:pPr>
        <w:tabs>
          <w:tab w:val="left" w:pos="709"/>
        </w:tabs>
        <w:spacing w:after="0" w:line="360" w:lineRule="auto"/>
        <w:ind w:firstLine="709"/>
        <w:jc w:val="both"/>
        <w:rPr>
          <w:rFonts w:cs="Arial"/>
          <w:szCs w:val="24"/>
        </w:rPr>
      </w:pPr>
    </w:p>
    <w:p w14:paraId="0FCF7827" w14:textId="3CC1E2A2" w:rsidR="009E2527" w:rsidRPr="009D5F06" w:rsidRDefault="00560EBE" w:rsidP="00BC0651">
      <w:pPr>
        <w:pStyle w:val="Ttulo3"/>
        <w:tabs>
          <w:tab w:val="left" w:pos="709"/>
        </w:tabs>
        <w:spacing w:before="0"/>
      </w:pPr>
      <w:bookmarkStart w:id="29" w:name="_Toc495323408"/>
      <w:bookmarkStart w:id="30" w:name="_Toc532523501"/>
      <w:r w:rsidRPr="009D5F06">
        <w:t>3</w:t>
      </w:r>
      <w:r w:rsidR="009E2527" w:rsidRPr="009D5F06">
        <w:t xml:space="preserve">.1.1 </w:t>
      </w:r>
      <w:bookmarkEnd w:id="29"/>
      <w:r w:rsidR="00CE4C48">
        <w:rPr>
          <w:i/>
        </w:rPr>
        <w:t>MySpace</w:t>
      </w:r>
      <w:bookmarkEnd w:id="30"/>
    </w:p>
    <w:p w14:paraId="2EA28121" w14:textId="77777777" w:rsidR="00A9003D" w:rsidRPr="009D5F06" w:rsidRDefault="00A9003D" w:rsidP="00BC0651">
      <w:pPr>
        <w:tabs>
          <w:tab w:val="left" w:pos="709"/>
        </w:tabs>
        <w:spacing w:after="0"/>
      </w:pPr>
    </w:p>
    <w:p w14:paraId="7E5B81DA" w14:textId="0392502C" w:rsidR="001E7FBF" w:rsidRPr="001E7FBF" w:rsidRDefault="005B5AFB" w:rsidP="001E7FBF">
      <w:pPr>
        <w:tabs>
          <w:tab w:val="left" w:pos="709"/>
        </w:tabs>
        <w:spacing w:after="0" w:line="360" w:lineRule="auto"/>
        <w:ind w:firstLine="709"/>
        <w:jc w:val="both"/>
      </w:pPr>
      <w:r>
        <w:t xml:space="preserve">O </w:t>
      </w:r>
      <w:r w:rsidR="0023486D">
        <w:t>MySpace</w:t>
      </w:r>
      <w:r w:rsidR="00A56B8D">
        <w:t xml:space="preserve"> foi fundado por Tom Anderson e </w:t>
      </w:r>
      <w:proofErr w:type="spellStart"/>
      <w:r w:rsidR="00A56B8D">
        <w:t>Cristopher</w:t>
      </w:r>
      <w:proofErr w:type="spellEnd"/>
      <w:r w:rsidR="00A56B8D">
        <w:t xml:space="preserve"> </w:t>
      </w:r>
      <w:proofErr w:type="spellStart"/>
      <w:r w:rsidR="00A56B8D">
        <w:t>DeWolfe</w:t>
      </w:r>
      <w:proofErr w:type="spellEnd"/>
      <w:r w:rsidR="001E7FBF">
        <w:t>,</w:t>
      </w:r>
      <w:r w:rsidR="000F1FF0">
        <w:t xml:space="preserve"> no ano de 2003</w:t>
      </w:r>
      <w:r w:rsidR="00A56B8D">
        <w:t>,</w:t>
      </w:r>
      <w:r w:rsidR="00F00F26">
        <w:t xml:space="preserve"> é um sistema web responsivo, </w:t>
      </w:r>
      <w:r w:rsidR="00772BC1">
        <w:t xml:space="preserve">que </w:t>
      </w:r>
      <w:r w:rsidR="00F00F26">
        <w:t>surgiu</w:t>
      </w:r>
      <w:r w:rsidR="00A56B8D">
        <w:t xml:space="preserve"> com a finalidade de ser uma rede social voltada para</w:t>
      </w:r>
      <w:r w:rsidR="002C72C4">
        <w:t xml:space="preserve"> o cenário</w:t>
      </w:r>
      <w:r w:rsidR="00A56B8D">
        <w:t xml:space="preserve"> </w:t>
      </w:r>
      <w:r w:rsidR="0023486D">
        <w:t>musical</w:t>
      </w:r>
      <w:r w:rsidR="001E7FBF">
        <w:t>, foi muito utilizad</w:t>
      </w:r>
      <w:r w:rsidR="0029422A">
        <w:t>o</w:t>
      </w:r>
      <w:r w:rsidR="001E7FBF">
        <w:t xml:space="preserve"> por bandas, para a divulgação de suas músicas, </w:t>
      </w:r>
      <w:r w:rsidR="0029422A">
        <w:t>em que</w:t>
      </w:r>
      <w:r w:rsidR="001E7FBF">
        <w:t xml:space="preserve"> o intuito era de aproximar os fãs de seu trabalho e</w:t>
      </w:r>
      <w:r w:rsidR="002C72C4">
        <w:t xml:space="preserve"> também proporcionar a eles um acesso antecipado</w:t>
      </w:r>
      <w:r w:rsidR="001E7FBF">
        <w:t xml:space="preserve"> d</w:t>
      </w:r>
      <w:r w:rsidR="002C72C4">
        <w:t>os</w:t>
      </w:r>
      <w:r w:rsidR="001E7FBF">
        <w:t xml:space="preserve"> lançamentos futuros. Hoje em dia o </w:t>
      </w:r>
      <w:r w:rsidR="0023486D" w:rsidRPr="0029422A">
        <w:rPr>
          <w:i/>
        </w:rPr>
        <w:t>MySpace</w:t>
      </w:r>
      <w:r w:rsidR="0029422A">
        <w:t xml:space="preserve"> (Fig. 1)</w:t>
      </w:r>
      <w:r w:rsidR="00F00F26">
        <w:t xml:space="preserve"> </w:t>
      </w:r>
      <w:r w:rsidR="002C72C4">
        <w:t>mudou o seu</w:t>
      </w:r>
      <w:r w:rsidR="00F00F26">
        <w:t xml:space="preserve"> enfoque na música e</w:t>
      </w:r>
      <w:r w:rsidR="001E7FBF">
        <w:t xml:space="preserve"> </w:t>
      </w:r>
      <w:r w:rsidR="002C72C4">
        <w:t xml:space="preserve">está </w:t>
      </w:r>
      <w:r w:rsidR="001E7FBF">
        <w:t>voltado para</w:t>
      </w:r>
      <w:r w:rsidR="00F00F26">
        <w:t xml:space="preserve"> um </w:t>
      </w:r>
      <w:r w:rsidR="00F00F26" w:rsidRPr="0029422A">
        <w:rPr>
          <w:i/>
        </w:rPr>
        <w:t>site</w:t>
      </w:r>
      <w:r w:rsidR="00F00F26">
        <w:t xml:space="preserve"> de</w:t>
      </w:r>
      <w:r w:rsidR="001E7FBF">
        <w:t xml:space="preserve"> not</w:t>
      </w:r>
      <w:r w:rsidR="00F00F26">
        <w:t>í</w:t>
      </w:r>
      <w:r w:rsidR="001E7FBF">
        <w:t>cias.</w:t>
      </w:r>
    </w:p>
    <w:p w14:paraId="084D5259" w14:textId="04CB0303" w:rsidR="001E7FBF" w:rsidRPr="008D445C" w:rsidRDefault="001E7FBF" w:rsidP="003B523E">
      <w:pPr>
        <w:pStyle w:val="Ttulo5"/>
        <w:jc w:val="center"/>
        <w:rPr>
          <w:noProof/>
          <w:sz w:val="20"/>
          <w:szCs w:val="20"/>
        </w:rPr>
      </w:pPr>
      <w:r w:rsidRPr="008D445C">
        <w:rPr>
          <w:noProof/>
          <w:sz w:val="20"/>
          <w:szCs w:val="20"/>
        </w:rPr>
        <w:t>Figura 1:</w:t>
      </w:r>
      <w:r w:rsidR="00C25C84">
        <w:rPr>
          <w:noProof/>
          <w:sz w:val="20"/>
          <w:szCs w:val="20"/>
        </w:rPr>
        <w:t>página inicial do</w:t>
      </w:r>
      <w:r w:rsidRPr="008D445C">
        <w:rPr>
          <w:noProof/>
          <w:sz w:val="20"/>
          <w:szCs w:val="20"/>
        </w:rPr>
        <w:t xml:space="preserve"> myspace</w:t>
      </w:r>
    </w:p>
    <w:p w14:paraId="243FB01D" w14:textId="758B9E85" w:rsidR="007A0ACB" w:rsidRPr="00C219C9" w:rsidRDefault="001E7FBF" w:rsidP="001E7FBF">
      <w:pPr>
        <w:tabs>
          <w:tab w:val="left" w:pos="709"/>
        </w:tabs>
        <w:spacing w:after="0" w:line="360" w:lineRule="auto"/>
        <w:jc w:val="both"/>
        <w:rPr>
          <w:rFonts w:cs="Arial"/>
          <w:color w:val="000000" w:themeColor="text1"/>
          <w:szCs w:val="24"/>
        </w:rPr>
      </w:pPr>
      <w:r>
        <w:rPr>
          <w:noProof/>
          <w:lang w:eastAsia="pt-BR"/>
        </w:rPr>
        <w:drawing>
          <wp:inline distT="0" distB="0" distL="0" distR="0" wp14:anchorId="0055C332" wp14:editId="59418C07">
            <wp:extent cx="5753100" cy="18859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inline>
        </w:drawing>
      </w:r>
    </w:p>
    <w:p w14:paraId="6F9C788B" w14:textId="42A5D56A" w:rsidR="00C5463E" w:rsidRPr="008E547B" w:rsidRDefault="001E7FBF" w:rsidP="008E547B">
      <w:pPr>
        <w:tabs>
          <w:tab w:val="left" w:pos="709"/>
        </w:tabs>
        <w:spacing w:after="0" w:line="360" w:lineRule="auto"/>
        <w:ind w:firstLine="709"/>
        <w:jc w:val="center"/>
        <w:rPr>
          <w:color w:val="000000" w:themeColor="text1"/>
          <w:sz w:val="20"/>
          <w:szCs w:val="20"/>
        </w:rPr>
      </w:pPr>
      <w:r>
        <w:rPr>
          <w:b/>
          <w:color w:val="000000" w:themeColor="text1"/>
          <w:sz w:val="20"/>
          <w:szCs w:val="20"/>
        </w:rPr>
        <w:t xml:space="preserve">Fonte: </w:t>
      </w:r>
      <w:r w:rsidRPr="008D445C">
        <w:rPr>
          <w:color w:val="000000" w:themeColor="text1"/>
          <w:sz w:val="20"/>
          <w:szCs w:val="20"/>
        </w:rPr>
        <w:t>(myspace.com, 2018)</w:t>
      </w:r>
      <w:r w:rsidR="00C5463E" w:rsidRPr="00C219C9">
        <w:rPr>
          <w:color w:val="000000" w:themeColor="text1"/>
        </w:rPr>
        <w:br w:type="page"/>
      </w:r>
    </w:p>
    <w:p w14:paraId="758F6C47" w14:textId="09254188" w:rsidR="008D445C" w:rsidRDefault="00F00F26" w:rsidP="00F00F26">
      <w:pPr>
        <w:pStyle w:val="Ttulo3"/>
      </w:pPr>
      <w:bookmarkStart w:id="31" w:name="_Toc532523502"/>
      <w:r>
        <w:lastRenderedPageBreak/>
        <w:t>3.1.2 Palco</w:t>
      </w:r>
      <w:r w:rsidR="006C1B78">
        <w:t xml:space="preserve"> MP3</w:t>
      </w:r>
      <w:bookmarkEnd w:id="31"/>
    </w:p>
    <w:p w14:paraId="1105CD01" w14:textId="2A755049" w:rsidR="00F00F26" w:rsidRDefault="002C72C4" w:rsidP="00F00F26">
      <w:r>
        <w:tab/>
      </w:r>
    </w:p>
    <w:p w14:paraId="7195BC3C" w14:textId="7DE14201" w:rsidR="00BD3E6A" w:rsidRDefault="00BD3E6A" w:rsidP="00102DFD">
      <w:pPr>
        <w:spacing w:line="360" w:lineRule="auto"/>
      </w:pPr>
      <w:r>
        <w:tab/>
      </w:r>
      <w:r w:rsidR="006A0003">
        <w:t>Palco MP3 é um sistema web responsivo</w:t>
      </w:r>
      <w:r w:rsidR="0052164C">
        <w:t xml:space="preserve"> </w:t>
      </w:r>
      <w:r w:rsidR="002F1063">
        <w:t>qu</w:t>
      </w:r>
      <w:r w:rsidR="006A0003">
        <w:t xml:space="preserve">e também possui uma versão </w:t>
      </w:r>
      <w:r w:rsidR="007E1D6B">
        <w:t xml:space="preserve">em aplicativo para </w:t>
      </w:r>
      <w:r w:rsidR="006A0003" w:rsidRPr="00A11FB1">
        <w:rPr>
          <w:i/>
        </w:rPr>
        <w:t>mobile</w:t>
      </w:r>
      <w:r w:rsidR="006A0003">
        <w:t>,</w:t>
      </w:r>
      <w:r w:rsidR="009D56E9">
        <w:t xml:space="preserve"> foi desenvolvido pela </w:t>
      </w:r>
      <w:proofErr w:type="spellStart"/>
      <w:r w:rsidR="009D56E9" w:rsidRPr="008478AC">
        <w:rPr>
          <w:i/>
        </w:rPr>
        <w:t>Studiosol</w:t>
      </w:r>
      <w:proofErr w:type="spellEnd"/>
      <w:r w:rsidR="009D56E9">
        <w:t xml:space="preserve"> em 2003,</w:t>
      </w:r>
      <w:r w:rsidR="008478AC">
        <w:t xml:space="preserve"> e</w:t>
      </w:r>
      <w:r w:rsidR="009D56E9">
        <w:t xml:space="preserve"> é</w:t>
      </w:r>
      <w:r w:rsidR="00C54287">
        <w:t xml:space="preserve"> um</w:t>
      </w:r>
      <w:r w:rsidR="00C51238">
        <w:t>a</w:t>
      </w:r>
      <w:r w:rsidR="00C54287">
        <w:t xml:space="preserve"> </w:t>
      </w:r>
      <w:r w:rsidR="00C51238">
        <w:t>ferramenta</w:t>
      </w:r>
      <w:r w:rsidR="00C54287">
        <w:t xml:space="preserve"> muito utilizad</w:t>
      </w:r>
      <w:r w:rsidR="008478AC">
        <w:t>a</w:t>
      </w:r>
      <w:r w:rsidR="00C54287">
        <w:t xml:space="preserve"> por artistas e bandas</w:t>
      </w:r>
      <w:r w:rsidR="00C51238">
        <w:t xml:space="preserve"> em início de carreira</w:t>
      </w:r>
      <w:r w:rsidR="009D56E9">
        <w:t xml:space="preserve"> para divulgação de músicas,</w:t>
      </w:r>
      <w:r w:rsidR="006A0003">
        <w:t xml:space="preserve"> </w:t>
      </w:r>
      <w:r w:rsidR="002F1063">
        <w:t xml:space="preserve">estes podem realizar um cadastro </w:t>
      </w:r>
      <w:r w:rsidR="00E33092">
        <w:t xml:space="preserve">e criar seu perfil, onde podem personalizar </w:t>
      </w:r>
      <w:r w:rsidR="00C51238">
        <w:t xml:space="preserve">e </w:t>
      </w:r>
      <w:r w:rsidR="00E33092">
        <w:t>publica</w:t>
      </w:r>
      <w:r w:rsidR="00C51238">
        <w:t>r</w:t>
      </w:r>
      <w:r w:rsidR="00E33092">
        <w:t xml:space="preserve"> seu trabalho musical</w:t>
      </w:r>
      <w:r w:rsidR="00C51238">
        <w:t xml:space="preserve">, </w:t>
      </w:r>
      <w:r w:rsidR="00102DFD">
        <w:t>fãs também podem criar um perfil para ficar próximo do seu artista favorito.</w:t>
      </w:r>
      <w:r w:rsidR="00C51238">
        <w:t xml:space="preserve"> </w:t>
      </w:r>
    </w:p>
    <w:p w14:paraId="59F25B9A" w14:textId="77777777" w:rsidR="00C25C84" w:rsidRDefault="00C25C84" w:rsidP="00102DFD">
      <w:pPr>
        <w:spacing w:line="360" w:lineRule="auto"/>
      </w:pPr>
    </w:p>
    <w:p w14:paraId="11F1FEAE" w14:textId="01D2E83D" w:rsidR="00102DFD" w:rsidRPr="000867FB" w:rsidRDefault="00CE4C48" w:rsidP="00102DFD">
      <w:pPr>
        <w:pStyle w:val="Ttulo5"/>
        <w:jc w:val="center"/>
        <w:rPr>
          <w:sz w:val="20"/>
          <w:szCs w:val="20"/>
        </w:rPr>
      </w:pPr>
      <w:r w:rsidRPr="000867FB">
        <w:rPr>
          <w:sz w:val="20"/>
          <w:szCs w:val="20"/>
        </w:rPr>
        <w:t>Figura 2:</w:t>
      </w:r>
      <w:r w:rsidR="00C25C84">
        <w:rPr>
          <w:sz w:val="20"/>
          <w:szCs w:val="20"/>
        </w:rPr>
        <w:t xml:space="preserve"> Página inicial do</w:t>
      </w:r>
      <w:r w:rsidRPr="000867FB">
        <w:rPr>
          <w:sz w:val="20"/>
          <w:szCs w:val="20"/>
        </w:rPr>
        <w:t xml:space="preserve"> Palco MP3</w:t>
      </w:r>
    </w:p>
    <w:p w14:paraId="431C8A1F" w14:textId="64469EA7" w:rsidR="00F00F26" w:rsidRDefault="00102DFD" w:rsidP="00C25C84">
      <w:pPr>
        <w:pStyle w:val="Ttulo5"/>
      </w:pPr>
      <w:r>
        <w:rPr>
          <w:noProof/>
          <w:lang w:eastAsia="pt-BR"/>
        </w:rPr>
        <w:drawing>
          <wp:inline distT="0" distB="0" distL="0" distR="0" wp14:anchorId="700FB9C0" wp14:editId="7901B6CD">
            <wp:extent cx="5743575" cy="25050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2505075"/>
                    </a:xfrm>
                    <a:prstGeom prst="rect">
                      <a:avLst/>
                    </a:prstGeom>
                    <a:noFill/>
                    <a:ln>
                      <a:noFill/>
                    </a:ln>
                  </pic:spPr>
                </pic:pic>
              </a:graphicData>
            </a:graphic>
          </wp:inline>
        </w:drawing>
      </w:r>
    </w:p>
    <w:p w14:paraId="58D549B3" w14:textId="36D73782" w:rsidR="00CE4C48" w:rsidRDefault="00CE4C48" w:rsidP="00CE4C48">
      <w:pPr>
        <w:tabs>
          <w:tab w:val="left" w:pos="709"/>
        </w:tabs>
        <w:spacing w:after="0" w:line="360" w:lineRule="auto"/>
        <w:ind w:firstLine="709"/>
        <w:jc w:val="center"/>
        <w:rPr>
          <w:color w:val="000000" w:themeColor="text1"/>
          <w:sz w:val="20"/>
          <w:szCs w:val="20"/>
        </w:rPr>
      </w:pPr>
      <w:r>
        <w:rPr>
          <w:b/>
          <w:color w:val="000000" w:themeColor="text1"/>
          <w:sz w:val="20"/>
          <w:szCs w:val="20"/>
        </w:rPr>
        <w:t xml:space="preserve">Fonte: </w:t>
      </w:r>
      <w:r w:rsidRPr="008D445C">
        <w:rPr>
          <w:color w:val="000000" w:themeColor="text1"/>
          <w:sz w:val="20"/>
          <w:szCs w:val="20"/>
        </w:rPr>
        <w:t>(</w:t>
      </w:r>
      <w:r w:rsidRPr="00CE4C48">
        <w:rPr>
          <w:color w:val="000000" w:themeColor="text1"/>
          <w:sz w:val="20"/>
          <w:szCs w:val="20"/>
        </w:rPr>
        <w:t>palcomp3.com</w:t>
      </w:r>
      <w:r w:rsidRPr="008D445C">
        <w:rPr>
          <w:color w:val="000000" w:themeColor="text1"/>
          <w:sz w:val="20"/>
          <w:szCs w:val="20"/>
        </w:rPr>
        <w:t>, 2018)</w:t>
      </w:r>
    </w:p>
    <w:p w14:paraId="35B87875" w14:textId="412C21D3" w:rsidR="00444FFA" w:rsidRDefault="00444FFA" w:rsidP="00444FFA">
      <w:pPr>
        <w:pStyle w:val="Ttulo2"/>
      </w:pPr>
    </w:p>
    <w:p w14:paraId="1DB212A0" w14:textId="01D67236" w:rsidR="00444FFA" w:rsidRDefault="00444FFA" w:rsidP="00444FFA">
      <w:pPr>
        <w:pStyle w:val="Ttulo3"/>
      </w:pPr>
      <w:bookmarkStart w:id="32" w:name="_Toc532523503"/>
      <w:r>
        <w:t xml:space="preserve">3.1.3 </w:t>
      </w:r>
      <w:proofErr w:type="spellStart"/>
      <w:r>
        <w:t>iMusics</w:t>
      </w:r>
      <w:bookmarkEnd w:id="32"/>
      <w:proofErr w:type="spellEnd"/>
    </w:p>
    <w:p w14:paraId="1AE8274F" w14:textId="7A0F677B" w:rsidR="00444FFA" w:rsidRDefault="009409A2" w:rsidP="00444FFA">
      <w:r>
        <w:tab/>
      </w:r>
    </w:p>
    <w:p w14:paraId="3FF550DE" w14:textId="41F5F833" w:rsidR="00444FFA" w:rsidRDefault="009409A2" w:rsidP="00C25C84">
      <w:pPr>
        <w:spacing w:line="360" w:lineRule="auto"/>
        <w:rPr>
          <w:color w:val="000000" w:themeColor="text1"/>
        </w:rPr>
      </w:pPr>
      <w:r>
        <w:tab/>
      </w:r>
      <w:proofErr w:type="spellStart"/>
      <w:r w:rsidR="008A47B3">
        <w:t>iMusics</w:t>
      </w:r>
      <w:proofErr w:type="spellEnd"/>
      <w:r w:rsidR="008A47B3">
        <w:t xml:space="preserve"> é um sistem</w:t>
      </w:r>
      <w:r w:rsidR="00874442">
        <w:t>a web responsivo</w:t>
      </w:r>
      <w:r w:rsidR="00A952BA">
        <w:t>, que entre os sistemas similares levantados, é o que apresenta m</w:t>
      </w:r>
      <w:r w:rsidR="008478AC">
        <w:t>ais</w:t>
      </w:r>
      <w:r w:rsidR="00A952BA">
        <w:t xml:space="preserve"> funcionalidades similares ao que foi proposto p</w:t>
      </w:r>
      <w:r w:rsidR="00B121F7">
        <w:t>elo</w:t>
      </w:r>
      <w:r w:rsidR="00A952BA">
        <w:t xml:space="preserve"> </w:t>
      </w:r>
      <w:r w:rsidR="00A952BA">
        <w:rPr>
          <w:color w:val="FF0000"/>
        </w:rPr>
        <w:t>NOME</w:t>
      </w:r>
      <w:r w:rsidR="00462E4A">
        <w:rPr>
          <w:color w:val="FF0000"/>
        </w:rPr>
        <w:t>DOSISTEMA</w:t>
      </w:r>
      <w:r w:rsidR="00A952BA">
        <w:rPr>
          <w:color w:val="000000" w:themeColor="text1"/>
        </w:rPr>
        <w:t xml:space="preserve">, </w:t>
      </w:r>
      <w:r w:rsidR="00B121F7">
        <w:rPr>
          <w:color w:val="000000" w:themeColor="text1"/>
        </w:rPr>
        <w:t xml:space="preserve">um exemplo é conectar artistas e contratantes, entre outras </w:t>
      </w:r>
      <w:r w:rsidR="00832308">
        <w:rPr>
          <w:color w:val="000000" w:themeColor="text1"/>
        </w:rPr>
        <w:t>funcionalidades</w:t>
      </w:r>
      <w:r w:rsidR="008478AC">
        <w:rPr>
          <w:color w:val="000000" w:themeColor="text1"/>
        </w:rPr>
        <w:t>.</w:t>
      </w:r>
      <w:r w:rsidR="00832308">
        <w:rPr>
          <w:color w:val="000000" w:themeColor="text1"/>
        </w:rPr>
        <w:t xml:space="preserve"> </w:t>
      </w:r>
      <w:r w:rsidR="008478AC">
        <w:rPr>
          <w:color w:val="000000" w:themeColor="text1"/>
        </w:rPr>
        <w:t>O</w:t>
      </w:r>
      <w:r w:rsidR="00832308">
        <w:rPr>
          <w:color w:val="000000" w:themeColor="text1"/>
        </w:rPr>
        <w:t xml:space="preserve"> </w:t>
      </w:r>
      <w:r w:rsidR="00832308" w:rsidRPr="008478AC">
        <w:rPr>
          <w:i/>
          <w:color w:val="000000" w:themeColor="text1"/>
        </w:rPr>
        <w:t>site</w:t>
      </w:r>
      <w:r w:rsidR="00832308">
        <w:rPr>
          <w:color w:val="000000" w:themeColor="text1"/>
        </w:rPr>
        <w:t xml:space="preserve"> oferece um perfil único com muitas opções de personalização, também</w:t>
      </w:r>
      <w:r w:rsidR="008478AC">
        <w:rPr>
          <w:color w:val="000000" w:themeColor="text1"/>
        </w:rPr>
        <w:t xml:space="preserve"> é possível </w:t>
      </w:r>
      <w:r w:rsidR="00832308">
        <w:rPr>
          <w:color w:val="000000" w:themeColor="text1"/>
        </w:rPr>
        <w:t xml:space="preserve">usar a ferramenta </w:t>
      </w:r>
      <w:proofErr w:type="spellStart"/>
      <w:r w:rsidR="00832308" w:rsidRPr="00832308">
        <w:rPr>
          <w:i/>
          <w:color w:val="000000" w:themeColor="text1"/>
        </w:rPr>
        <w:t>Analytics</w:t>
      </w:r>
      <w:proofErr w:type="spellEnd"/>
      <w:r w:rsidR="00832308">
        <w:rPr>
          <w:i/>
          <w:color w:val="000000" w:themeColor="text1"/>
        </w:rPr>
        <w:t xml:space="preserve">, </w:t>
      </w:r>
      <w:r w:rsidR="00832308">
        <w:rPr>
          <w:color w:val="000000" w:themeColor="text1"/>
        </w:rPr>
        <w:t>que monitora os acessos a</w:t>
      </w:r>
      <w:r w:rsidR="00160B1D">
        <w:rPr>
          <w:color w:val="000000" w:themeColor="text1"/>
        </w:rPr>
        <w:t>os</w:t>
      </w:r>
      <w:r w:rsidR="00832308">
        <w:rPr>
          <w:color w:val="000000" w:themeColor="text1"/>
        </w:rPr>
        <w:t xml:space="preserve"> perfis </w:t>
      </w:r>
      <w:r w:rsidR="00160B1D">
        <w:rPr>
          <w:color w:val="000000" w:themeColor="text1"/>
        </w:rPr>
        <w:t>que o</w:t>
      </w:r>
      <w:r w:rsidR="00832308">
        <w:rPr>
          <w:color w:val="000000" w:themeColor="text1"/>
        </w:rPr>
        <w:t xml:space="preserve"> artista</w:t>
      </w:r>
      <w:r w:rsidR="00160B1D">
        <w:rPr>
          <w:color w:val="000000" w:themeColor="text1"/>
        </w:rPr>
        <w:t xml:space="preserve"> possu</w:t>
      </w:r>
      <w:r w:rsidR="00B63DA0">
        <w:rPr>
          <w:color w:val="000000" w:themeColor="text1"/>
        </w:rPr>
        <w:t>i nas</w:t>
      </w:r>
      <w:r w:rsidR="00832308">
        <w:rPr>
          <w:color w:val="000000" w:themeColor="text1"/>
        </w:rPr>
        <w:t xml:space="preserve"> redes sociais</w:t>
      </w:r>
      <w:r w:rsidR="008478AC">
        <w:rPr>
          <w:color w:val="000000" w:themeColor="text1"/>
        </w:rPr>
        <w:t>,</w:t>
      </w:r>
      <w:r w:rsidR="00832308">
        <w:rPr>
          <w:color w:val="000000" w:themeColor="text1"/>
        </w:rPr>
        <w:t xml:space="preserve"> e um </w:t>
      </w:r>
      <w:r w:rsidR="005D6963">
        <w:rPr>
          <w:color w:val="000000" w:themeColor="text1"/>
        </w:rPr>
        <w:t>grande diferencial é</w:t>
      </w:r>
      <w:r w:rsidR="00160B1D">
        <w:rPr>
          <w:color w:val="000000" w:themeColor="text1"/>
        </w:rPr>
        <w:t xml:space="preserve"> a</w:t>
      </w:r>
      <w:r w:rsidR="005D6963">
        <w:rPr>
          <w:color w:val="000000" w:themeColor="text1"/>
        </w:rPr>
        <w:t xml:space="preserve"> venda</w:t>
      </w:r>
      <w:r w:rsidR="00160B1D">
        <w:rPr>
          <w:color w:val="000000" w:themeColor="text1"/>
        </w:rPr>
        <w:t xml:space="preserve"> de ingressos</w:t>
      </w:r>
      <w:r w:rsidR="005D6963">
        <w:rPr>
          <w:color w:val="000000" w:themeColor="text1"/>
        </w:rPr>
        <w:t xml:space="preserve"> pelo próprio site</w:t>
      </w:r>
      <w:r w:rsidR="00B63DA0">
        <w:rPr>
          <w:color w:val="000000" w:themeColor="text1"/>
        </w:rPr>
        <w:t>.</w:t>
      </w:r>
      <w:r w:rsidR="007A22EC">
        <w:rPr>
          <w:color w:val="000000" w:themeColor="text1"/>
        </w:rPr>
        <w:t xml:space="preserve"> </w:t>
      </w:r>
      <w:r w:rsidR="00160B1D">
        <w:rPr>
          <w:color w:val="000000" w:themeColor="text1"/>
        </w:rPr>
        <w:t xml:space="preserve"> </w:t>
      </w:r>
    </w:p>
    <w:p w14:paraId="143F9B64" w14:textId="77777777" w:rsidR="00555512" w:rsidRPr="00C25C84" w:rsidRDefault="00555512" w:rsidP="00C25C84">
      <w:pPr>
        <w:spacing w:line="360" w:lineRule="auto"/>
        <w:rPr>
          <w:color w:val="000000" w:themeColor="text1"/>
        </w:rPr>
      </w:pPr>
    </w:p>
    <w:p w14:paraId="520ADFF7" w14:textId="42C5CBF1" w:rsidR="000867FB" w:rsidRPr="000867FB" w:rsidRDefault="000867FB" w:rsidP="000867FB">
      <w:pPr>
        <w:jc w:val="center"/>
        <w:rPr>
          <w:b/>
          <w:sz w:val="20"/>
          <w:szCs w:val="20"/>
        </w:rPr>
      </w:pPr>
      <w:r>
        <w:rPr>
          <w:b/>
          <w:sz w:val="20"/>
          <w:szCs w:val="20"/>
        </w:rPr>
        <w:lastRenderedPageBreak/>
        <w:t>Figura 3</w:t>
      </w:r>
      <w:r w:rsidR="00C25C84">
        <w:rPr>
          <w:b/>
          <w:sz w:val="20"/>
          <w:szCs w:val="20"/>
        </w:rPr>
        <w:t xml:space="preserve">: </w:t>
      </w:r>
      <w:r w:rsidR="00C25C84" w:rsidRPr="00C25C84">
        <w:rPr>
          <w:b/>
          <w:sz w:val="20"/>
          <w:szCs w:val="20"/>
        </w:rPr>
        <w:t>Página inicial</w:t>
      </w:r>
      <w:r w:rsidR="00C25C84">
        <w:rPr>
          <w:b/>
          <w:sz w:val="20"/>
          <w:szCs w:val="20"/>
        </w:rPr>
        <w:t xml:space="preserve"> do </w:t>
      </w:r>
      <w:proofErr w:type="spellStart"/>
      <w:r w:rsidR="00C25C84">
        <w:rPr>
          <w:b/>
          <w:sz w:val="20"/>
          <w:szCs w:val="20"/>
        </w:rPr>
        <w:t>iMusics</w:t>
      </w:r>
      <w:proofErr w:type="spellEnd"/>
    </w:p>
    <w:p w14:paraId="33B0446E" w14:textId="2DFA32DE" w:rsidR="000867FB" w:rsidRDefault="000867FB" w:rsidP="00444FFA">
      <w:r>
        <w:rPr>
          <w:noProof/>
          <w:lang w:eastAsia="pt-BR"/>
        </w:rPr>
        <w:drawing>
          <wp:inline distT="0" distB="0" distL="0" distR="0" wp14:anchorId="48FF45FC" wp14:editId="422439FD">
            <wp:extent cx="5753100" cy="2667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C98F2B8" w14:textId="007ED792" w:rsidR="00C25C84" w:rsidRPr="008D445C" w:rsidRDefault="00C25C84" w:rsidP="00C25C84">
      <w:pPr>
        <w:tabs>
          <w:tab w:val="left" w:pos="709"/>
        </w:tabs>
        <w:spacing w:after="0" w:line="360" w:lineRule="auto"/>
        <w:ind w:firstLine="709"/>
        <w:jc w:val="center"/>
        <w:rPr>
          <w:color w:val="000000" w:themeColor="text1"/>
          <w:sz w:val="20"/>
          <w:szCs w:val="20"/>
        </w:rPr>
      </w:pPr>
      <w:r>
        <w:rPr>
          <w:b/>
          <w:color w:val="000000" w:themeColor="text1"/>
          <w:sz w:val="20"/>
          <w:szCs w:val="20"/>
        </w:rPr>
        <w:t xml:space="preserve">Fonte: </w:t>
      </w:r>
      <w:r w:rsidRPr="008D445C">
        <w:rPr>
          <w:color w:val="000000" w:themeColor="text1"/>
          <w:sz w:val="20"/>
          <w:szCs w:val="20"/>
        </w:rPr>
        <w:t>(</w:t>
      </w:r>
      <w:r w:rsidRPr="00C25C84">
        <w:rPr>
          <w:color w:val="000000" w:themeColor="text1"/>
          <w:sz w:val="20"/>
          <w:szCs w:val="20"/>
        </w:rPr>
        <w:t>eusou.imusics.com</w:t>
      </w:r>
      <w:r w:rsidRPr="008D445C">
        <w:rPr>
          <w:color w:val="000000" w:themeColor="text1"/>
          <w:sz w:val="20"/>
          <w:szCs w:val="20"/>
        </w:rPr>
        <w:t>, 2018)</w:t>
      </w:r>
    </w:p>
    <w:p w14:paraId="727E3873" w14:textId="545784F0" w:rsidR="00C25C84" w:rsidRDefault="00C25C84" w:rsidP="00C25C84">
      <w:pPr>
        <w:jc w:val="center"/>
        <w:rPr>
          <w:ins w:id="33" w:author="michele schmidt" w:date="2019-03-13T19:45:00Z"/>
        </w:rPr>
      </w:pPr>
    </w:p>
    <w:p w14:paraId="3C93C819" w14:textId="74876389" w:rsidR="0078331D" w:rsidRDefault="0078331D" w:rsidP="00C25C84">
      <w:pPr>
        <w:jc w:val="center"/>
        <w:rPr>
          <w:ins w:id="34" w:author="michele schmidt" w:date="2019-03-13T19:45:00Z"/>
        </w:rPr>
      </w:pPr>
    </w:p>
    <w:p w14:paraId="4AD05FE3" w14:textId="77777777" w:rsidR="0078331D" w:rsidRPr="00444FFA" w:rsidRDefault="0078331D" w:rsidP="00C25C84">
      <w:pPr>
        <w:jc w:val="center"/>
      </w:pPr>
    </w:p>
    <w:p w14:paraId="406C7C5A" w14:textId="093877A7" w:rsidR="00C25C84" w:rsidRDefault="00E20B19" w:rsidP="00461AD3">
      <w:pPr>
        <w:pStyle w:val="Ttulo2"/>
        <w:tabs>
          <w:tab w:val="left" w:pos="709"/>
        </w:tabs>
        <w:rPr>
          <w:b w:val="0"/>
          <w:color w:val="000000" w:themeColor="text1"/>
          <w:sz w:val="24"/>
          <w:szCs w:val="24"/>
        </w:rPr>
      </w:pPr>
      <w:bookmarkStart w:id="35" w:name="_Toc532523504"/>
      <w:r w:rsidRPr="00E20B19">
        <w:rPr>
          <w:b w:val="0"/>
          <w:color w:val="000000" w:themeColor="text1"/>
          <w:sz w:val="24"/>
          <w:szCs w:val="24"/>
        </w:rPr>
        <w:t>3.2</w:t>
      </w:r>
      <w:r>
        <w:rPr>
          <w:b w:val="0"/>
          <w:color w:val="000000" w:themeColor="text1"/>
          <w:sz w:val="24"/>
          <w:szCs w:val="24"/>
        </w:rPr>
        <w:t xml:space="preserve"> </w:t>
      </w:r>
      <w:r w:rsidR="002E0CFA">
        <w:rPr>
          <w:b w:val="0"/>
          <w:color w:val="000000" w:themeColor="text1"/>
          <w:sz w:val="24"/>
          <w:szCs w:val="24"/>
        </w:rPr>
        <w:t>ENTREVISTA</w:t>
      </w:r>
      <w:bookmarkEnd w:id="35"/>
    </w:p>
    <w:p w14:paraId="6894B662" w14:textId="2C25C171" w:rsidR="00E20B19" w:rsidRDefault="00E20B19" w:rsidP="00E20B19"/>
    <w:p w14:paraId="32F6DE1F" w14:textId="2DC96652" w:rsidR="00F5790D" w:rsidRDefault="00E20B19" w:rsidP="00F5790D">
      <w:pPr>
        <w:spacing w:line="360" w:lineRule="auto"/>
      </w:pPr>
      <w:r>
        <w:tab/>
      </w:r>
      <w:commentRangeStart w:id="36"/>
      <w:r w:rsidR="006F1613">
        <w:t xml:space="preserve">Assim como a busca por sistemas similares, a técnica de entrevista é muito importante para se obter informações sobre o </w:t>
      </w:r>
      <w:proofErr w:type="spellStart"/>
      <w:r w:rsidR="006F1613">
        <w:t>publico</w:t>
      </w:r>
      <w:proofErr w:type="spellEnd"/>
      <w:r w:rsidR="006F1613">
        <w:t xml:space="preserve"> alvo que o sistema ir</w:t>
      </w:r>
      <w:r w:rsidR="00E928DE">
        <w:t>á</w:t>
      </w:r>
      <w:r w:rsidR="006F1613">
        <w:t xml:space="preserve"> interagir, pois esta técnica </w:t>
      </w:r>
      <w:r w:rsidR="00B36108">
        <w:t xml:space="preserve">aproxima o entrevistador do entrevistado e busca através </w:t>
      </w:r>
      <w:r w:rsidR="00E928DE">
        <w:t>desta,</w:t>
      </w:r>
      <w:r w:rsidR="00B36108">
        <w:t xml:space="preserve"> o máximo de informações possíveis, neste contexto foram escolhidas </w:t>
      </w:r>
      <w:proofErr w:type="spellStart"/>
      <w:r w:rsidR="00EA29B0">
        <w:t>tres</w:t>
      </w:r>
      <w:proofErr w:type="spellEnd"/>
      <w:r w:rsidR="00B36108">
        <w:t xml:space="preserve"> pessoas, sendo duas</w:t>
      </w:r>
      <w:r w:rsidR="00EA29B0">
        <w:t xml:space="preserve"> destas</w:t>
      </w:r>
      <w:r w:rsidR="00B36108">
        <w:t xml:space="preserve"> artistas e </w:t>
      </w:r>
      <w:r w:rsidR="00EA29B0">
        <w:t>uma</w:t>
      </w:r>
      <w:r w:rsidR="00B36108">
        <w:t xml:space="preserve"> pessoa que </w:t>
      </w:r>
      <w:r w:rsidR="00EA29B0">
        <w:t>é</w:t>
      </w:r>
      <w:r w:rsidR="00B36108">
        <w:t xml:space="preserve"> ligadas a criação de eventos. </w:t>
      </w:r>
    </w:p>
    <w:p w14:paraId="1170A47A" w14:textId="26E4B18C" w:rsidR="00B36108" w:rsidRDefault="00F5790D" w:rsidP="00B9651C">
      <w:pPr>
        <w:spacing w:line="360" w:lineRule="auto"/>
        <w:ind w:firstLine="708"/>
      </w:pPr>
      <w:r>
        <w:t>Foram elaborados dois roteiros de entrevista, com perguntas focadas tanto para quem organiza eventos como para quem é artista/banda, estas perguntas foram focadas na dificuldade tanto na parte de buscar artistas, quanto para a dificuldade de artistas se inserirem em um evento</w:t>
      </w:r>
      <w:r w:rsidR="00B9651C">
        <w:t>.</w:t>
      </w:r>
      <w:commentRangeEnd w:id="36"/>
      <w:r w:rsidR="0078331D">
        <w:rPr>
          <w:rStyle w:val="Refdecomentrio"/>
        </w:rPr>
        <w:commentReference w:id="36"/>
      </w:r>
    </w:p>
    <w:p w14:paraId="2E7C0946" w14:textId="157D7B22" w:rsidR="00047E25" w:rsidRDefault="00047E25" w:rsidP="00B9651C">
      <w:pPr>
        <w:spacing w:line="360" w:lineRule="auto"/>
        <w:ind w:firstLine="708"/>
      </w:pPr>
      <w:r>
        <w:t xml:space="preserve">A primeira entrevista foi realizada com </w:t>
      </w:r>
      <w:r w:rsidR="0011372B">
        <w:t xml:space="preserve">o cantor e também baixista Daniel </w:t>
      </w:r>
      <w:proofErr w:type="spellStart"/>
      <w:r w:rsidR="0011372B">
        <w:t>Rasch</w:t>
      </w:r>
      <w:proofErr w:type="spellEnd"/>
      <w:r w:rsidR="0011372B">
        <w:t xml:space="preserve"> no dia 23 de novembro de 2018, foram aplicadas oito (8) pergunta</w:t>
      </w:r>
      <w:r w:rsidR="00E75DB1">
        <w:t>s, com foco nas atividades da banda e dificuldades que uma banda enfrenta no início de carreira.</w:t>
      </w:r>
    </w:p>
    <w:p w14:paraId="09E98ADE" w14:textId="5A66A43C" w:rsidR="00E75DB1" w:rsidRDefault="00E75DB1" w:rsidP="00E75DB1">
      <w:pPr>
        <w:spacing w:line="360" w:lineRule="auto"/>
      </w:pPr>
      <w:r>
        <w:lastRenderedPageBreak/>
        <w:tab/>
        <w:t xml:space="preserve">A entrevista realizada com promotor de eventos ocorreu no dia 27 de novembro de 2018, com Marcelo </w:t>
      </w:r>
      <w:proofErr w:type="spellStart"/>
      <w:r>
        <w:t>Rubira</w:t>
      </w:r>
      <w:proofErr w:type="spellEnd"/>
      <w:r>
        <w:t xml:space="preserve">, foram realizadas </w:t>
      </w:r>
      <w:r w:rsidR="00FD2AC4">
        <w:t>sete (7) perguntas com o intuito de obter informações a respeito de como um promotor organiza um evento, e quais são as dificuldades encontradas neste meio, a fim de buscar soluções no sistema que será desenvolvido.</w:t>
      </w:r>
    </w:p>
    <w:p w14:paraId="52E8AAF2" w14:textId="3CDE9C5A" w:rsidR="003F1792" w:rsidRPr="003F1792" w:rsidRDefault="003F1792" w:rsidP="00B9651C">
      <w:pPr>
        <w:spacing w:line="360" w:lineRule="auto"/>
        <w:ind w:firstLine="708"/>
        <w:rPr>
          <w:color w:val="000000" w:themeColor="text1"/>
        </w:rPr>
      </w:pPr>
      <w:r>
        <w:t xml:space="preserve">Diante do que foi perguntado aos entrevistados, pode se destacar </w:t>
      </w:r>
      <w:r w:rsidR="00E0690E">
        <w:t>que ambos</w:t>
      </w:r>
      <w:r>
        <w:t xml:space="preserve"> desconhec</w:t>
      </w:r>
      <w:r w:rsidR="00E0690E">
        <w:t>em</w:t>
      </w:r>
      <w:r>
        <w:t xml:space="preserve"> sistemas que fazem algo relacionado ao que o sistema </w:t>
      </w:r>
      <w:r>
        <w:rPr>
          <w:color w:val="FF0000"/>
        </w:rPr>
        <w:t>NOME</w:t>
      </w:r>
      <w:r>
        <w:rPr>
          <w:color w:val="000000" w:themeColor="text1"/>
        </w:rPr>
        <w:t xml:space="preserve"> está proposto a entregar, e que acham importante e usariam o sistema para divulgar eventos e procurar o mesmo</w:t>
      </w:r>
      <w:r w:rsidR="00E0690E">
        <w:rPr>
          <w:color w:val="000000" w:themeColor="text1"/>
        </w:rPr>
        <w:t>, e que um sistema focado nesta área ajudaria os artistas locais.</w:t>
      </w:r>
    </w:p>
    <w:p w14:paraId="130C2BB6" w14:textId="130E37F5" w:rsidR="00B9651C" w:rsidRPr="00E20B19" w:rsidRDefault="003F1792" w:rsidP="00B9651C">
      <w:pPr>
        <w:spacing w:line="360" w:lineRule="auto"/>
        <w:ind w:firstLine="708"/>
      </w:pPr>
      <w:r>
        <w:t>Os dados da entrevista, como roteiro e a apresentação dos entrevistados, podem ser encontrados no Apêndice deste documento.</w:t>
      </w:r>
    </w:p>
    <w:p w14:paraId="0B0DE305" w14:textId="2ECAF083" w:rsidR="00C25C84" w:rsidRDefault="00C25C84" w:rsidP="00C25C84"/>
    <w:p w14:paraId="3A79A62F" w14:textId="77777777" w:rsidR="00C25C84" w:rsidRPr="00C25C84" w:rsidRDefault="00C25C84" w:rsidP="00C25C84"/>
    <w:p w14:paraId="60C97012" w14:textId="65A0D9D0" w:rsidR="00A9003D" w:rsidRDefault="00A9003D" w:rsidP="00461AD3">
      <w:pPr>
        <w:pStyle w:val="Ttulo2"/>
        <w:tabs>
          <w:tab w:val="left" w:pos="709"/>
        </w:tabs>
        <w:rPr>
          <w:color w:val="FF0000"/>
        </w:rPr>
      </w:pPr>
      <w:bookmarkStart w:id="37" w:name="_Toc532523505"/>
      <w:r w:rsidRPr="00C219C9">
        <w:rPr>
          <w:color w:val="000000" w:themeColor="text1"/>
        </w:rPr>
        <w:t xml:space="preserve">4 </w:t>
      </w:r>
      <w:r w:rsidR="00D97179">
        <w:rPr>
          <w:color w:val="FF0000"/>
        </w:rPr>
        <w:t>NOME</w:t>
      </w:r>
      <w:bookmarkEnd w:id="37"/>
    </w:p>
    <w:p w14:paraId="66D0E1D1" w14:textId="76740649" w:rsidR="00D97179" w:rsidRDefault="00D97179" w:rsidP="00D97179"/>
    <w:p w14:paraId="5C2205EB" w14:textId="46C3A0A2" w:rsidR="00D97179" w:rsidRDefault="00D97179" w:rsidP="00B7512F">
      <w:pPr>
        <w:spacing w:line="360" w:lineRule="auto"/>
      </w:pPr>
      <w:r>
        <w:tab/>
        <w:t>O sistema a ser desenvolvido tem como objetivo unir, quem produz conteúdo musical</w:t>
      </w:r>
      <w:r w:rsidR="00841C87">
        <w:t>,</w:t>
      </w:r>
      <w:r>
        <w:t xml:space="preserve"> com quem cria eventos, </w:t>
      </w:r>
      <w:r w:rsidR="00841C87">
        <w:t>dessa forma</w:t>
      </w:r>
      <w:r>
        <w:t xml:space="preserve"> contribuir para que artistas possam ter mais contatos com o mercado musical e </w:t>
      </w:r>
      <w:r w:rsidR="00841C87">
        <w:t>expandir seu trabalho para um público maior</w:t>
      </w:r>
      <w:r w:rsidR="00485F74">
        <w:t>.</w:t>
      </w:r>
    </w:p>
    <w:p w14:paraId="0AFAD9CC" w14:textId="717C8900" w:rsidR="00B7512F" w:rsidRDefault="00B7512F" w:rsidP="00B7512F">
      <w:pPr>
        <w:spacing w:line="360" w:lineRule="auto"/>
      </w:pPr>
      <w:r>
        <w:tab/>
        <w:t xml:space="preserve">O sistema </w:t>
      </w:r>
      <w:r w:rsidR="00D240A0">
        <w:t>contará</w:t>
      </w:r>
      <w:r>
        <w:t xml:space="preserve"> </w:t>
      </w:r>
      <w:r w:rsidR="00D240A0">
        <w:t>c</w:t>
      </w:r>
      <w:r>
        <w:t>o</w:t>
      </w:r>
      <w:r w:rsidR="00D240A0">
        <w:t>m</w:t>
      </w:r>
      <w:r>
        <w:t xml:space="preserve"> registro dos usuários, e esses podem interagir tanto quanto fãs que estão cadastrados apenas para ficar próximo de seu artista preferido, quanto artistas e promotores de eventos, o sistema ficara responsável por</w:t>
      </w:r>
      <w:r w:rsidR="00DC09B0">
        <w:t xml:space="preserve"> </w:t>
      </w:r>
      <w:r>
        <w:t>proporcionar um chat direto no sistema para que não precise</w:t>
      </w:r>
      <w:r w:rsidR="00EF38AB">
        <w:t xml:space="preserve"> de softwares terceiros para proporcionar esta experiencia. </w:t>
      </w:r>
    </w:p>
    <w:p w14:paraId="374733B2" w14:textId="43C036C0" w:rsidR="00EF38AB" w:rsidRDefault="00EF38AB" w:rsidP="00B7512F">
      <w:pPr>
        <w:spacing w:line="360" w:lineRule="auto"/>
      </w:pPr>
      <w:r>
        <w:tab/>
        <w:t xml:space="preserve">Artistas terão à sua disposição um perfil personalizável com fotos, vídeos e sua descrição, assim como a </w:t>
      </w:r>
      <w:r w:rsidR="00591664">
        <w:t>classificação</w:t>
      </w:r>
      <w:r>
        <w:t xml:space="preserve"> do gênero musical que se enquadra, </w:t>
      </w:r>
      <w:r w:rsidR="00591664">
        <w:t>além disso,</w:t>
      </w:r>
      <w:r>
        <w:t xml:space="preserve"> um canal de </w:t>
      </w:r>
      <w:proofErr w:type="spellStart"/>
      <w:r>
        <w:t>analise</w:t>
      </w:r>
      <w:proofErr w:type="spellEnd"/>
      <w:r>
        <w:t xml:space="preserve"> de visitas de perfil, assim como class</w:t>
      </w:r>
      <w:r w:rsidR="00591664">
        <w:t>ificação feitas por usuários devidamente cadastrados no sistema</w:t>
      </w:r>
      <w:r w:rsidR="00A4357D">
        <w:t>, além de receber convites e notificações de eventos.</w:t>
      </w:r>
    </w:p>
    <w:p w14:paraId="53DBE7CB" w14:textId="225439D9" w:rsidR="00D97179" w:rsidRPr="00DE5BCB" w:rsidRDefault="00A4357D" w:rsidP="00DC09B0">
      <w:pPr>
        <w:spacing w:line="360" w:lineRule="auto"/>
      </w:pPr>
      <w:r>
        <w:lastRenderedPageBreak/>
        <w:tab/>
        <w:t>Por outro lado</w:t>
      </w:r>
      <w:r w:rsidR="00D240A0">
        <w:t>,</w:t>
      </w:r>
      <w:r>
        <w:t xml:space="preserve"> contratantes</w:t>
      </w:r>
      <w:r w:rsidR="00D240A0">
        <w:t xml:space="preserve"> tem a sua disposição a criação de eventos,</w:t>
      </w:r>
      <w:r w:rsidR="00DC09B0">
        <w:t xml:space="preserve"> sua divulgação</w:t>
      </w:r>
      <w:r w:rsidR="00D240A0">
        <w:t xml:space="preserve"> e convites para bandas</w:t>
      </w:r>
      <w:r w:rsidR="00DC09B0">
        <w:t xml:space="preserve"> ou artistas para participarem ou serem convidados a participar de seleção</w:t>
      </w:r>
      <w:r w:rsidR="00D240A0">
        <w:t xml:space="preserve">. </w:t>
      </w:r>
    </w:p>
    <w:p w14:paraId="573DBC88" w14:textId="0212FF81" w:rsidR="00A67E35" w:rsidRPr="001235A9" w:rsidRDefault="00AB1B41" w:rsidP="00461AD3">
      <w:pPr>
        <w:pStyle w:val="Ttulo2"/>
        <w:tabs>
          <w:tab w:val="left" w:pos="709"/>
        </w:tabs>
      </w:pPr>
      <w:bookmarkStart w:id="38" w:name="_Toc532523506"/>
      <w:r w:rsidRPr="001235A9">
        <w:t>5</w:t>
      </w:r>
      <w:r w:rsidR="00A67E35" w:rsidRPr="001235A9">
        <w:t xml:space="preserve"> MODELAGEM</w:t>
      </w:r>
      <w:bookmarkEnd w:id="38"/>
    </w:p>
    <w:p w14:paraId="7676831F" w14:textId="77777777" w:rsidR="00A67E35" w:rsidRPr="001235A9" w:rsidRDefault="00A67E35" w:rsidP="00491371">
      <w:pPr>
        <w:tabs>
          <w:tab w:val="left" w:pos="709"/>
        </w:tabs>
        <w:spacing w:after="0"/>
        <w:rPr>
          <w:rFonts w:cs="Arial"/>
          <w:szCs w:val="24"/>
        </w:rPr>
      </w:pPr>
    </w:p>
    <w:p w14:paraId="299434A1" w14:textId="5C31E656" w:rsidR="00AD2E03" w:rsidRDefault="00416FF2" w:rsidP="00573556">
      <w:pPr>
        <w:tabs>
          <w:tab w:val="left" w:pos="709"/>
        </w:tabs>
        <w:spacing w:after="0" w:line="360" w:lineRule="auto"/>
        <w:ind w:firstLine="709"/>
        <w:jc w:val="both"/>
      </w:pPr>
      <w:r w:rsidRPr="005E2BFE">
        <w:t xml:space="preserve">Para a modelagem do </w:t>
      </w:r>
      <w:r w:rsidR="00500429">
        <w:t>sistema f</w:t>
      </w:r>
      <w:r w:rsidRPr="005E2BFE">
        <w:t xml:space="preserve">oi utilizado a </w:t>
      </w:r>
      <w:r w:rsidRPr="005E2BFE">
        <w:rPr>
          <w:i/>
        </w:rPr>
        <w:t>UML</w:t>
      </w:r>
      <w:r w:rsidR="00500429">
        <w:t xml:space="preserve">, que possui </w:t>
      </w:r>
      <w:r w:rsidR="001916AF" w:rsidRPr="005E2BFE">
        <w:t>vários diagramas que auxiliam a projeção do sistema.</w:t>
      </w:r>
      <w:r w:rsidR="00C30F4C" w:rsidRPr="005E2BFE">
        <w:t xml:space="preserve"> Dentre esse</w:t>
      </w:r>
      <w:r w:rsidR="00D140A8" w:rsidRPr="005E2BFE">
        <w:t>s</w:t>
      </w:r>
      <w:r w:rsidR="00C30F4C" w:rsidRPr="005E2BFE">
        <w:t xml:space="preserve"> diagramas, o utilizado no sistema </w:t>
      </w:r>
      <w:r w:rsidR="00951CAF">
        <w:t>até esta etapa foi o</w:t>
      </w:r>
      <w:r w:rsidR="00C30F4C" w:rsidRPr="005E2BFE">
        <w:t xml:space="preserve"> diagrama de caso</w:t>
      </w:r>
      <w:r w:rsidR="00C06466">
        <w:t>s</w:t>
      </w:r>
      <w:r w:rsidR="00C30F4C" w:rsidRPr="005E2BFE">
        <w:t xml:space="preserve"> de uso</w:t>
      </w:r>
      <w:r w:rsidR="00951CAF">
        <w:t>.</w:t>
      </w:r>
    </w:p>
    <w:p w14:paraId="5A1FB039" w14:textId="77777777" w:rsidR="004616FC" w:rsidRPr="006E4F79" w:rsidRDefault="004616FC" w:rsidP="004616FC">
      <w:pPr>
        <w:tabs>
          <w:tab w:val="left" w:pos="709"/>
        </w:tabs>
        <w:spacing w:after="0" w:line="360" w:lineRule="auto"/>
        <w:jc w:val="both"/>
        <w:rPr>
          <w:rFonts w:cs="Arial"/>
          <w:szCs w:val="24"/>
          <w:highlight w:val="yellow"/>
        </w:rPr>
      </w:pPr>
    </w:p>
    <w:p w14:paraId="783A4C7C" w14:textId="0E130492" w:rsidR="001B3A6D" w:rsidRPr="00F42F71" w:rsidRDefault="00EF0BF6" w:rsidP="001B3A6D">
      <w:pPr>
        <w:tabs>
          <w:tab w:val="left" w:pos="709"/>
        </w:tabs>
        <w:spacing w:after="0" w:line="360" w:lineRule="auto"/>
        <w:jc w:val="both"/>
        <w:rPr>
          <w:rFonts w:cs="Arial"/>
          <w:szCs w:val="24"/>
        </w:rPr>
      </w:pPr>
      <w:r w:rsidRPr="00F42F71">
        <w:rPr>
          <w:rFonts w:cs="Arial"/>
          <w:szCs w:val="24"/>
        </w:rPr>
        <w:t>5.1 DIAGRAMA</w:t>
      </w:r>
      <w:r w:rsidR="001B3A6D" w:rsidRPr="00F42F71">
        <w:rPr>
          <w:rFonts w:cs="Arial"/>
          <w:szCs w:val="24"/>
        </w:rPr>
        <w:t xml:space="preserve"> DE CASOS DE USO</w:t>
      </w:r>
    </w:p>
    <w:p w14:paraId="1F1DDB65" w14:textId="79BEF382" w:rsidR="001B3A6D" w:rsidRDefault="001B3A6D" w:rsidP="00573556">
      <w:pPr>
        <w:tabs>
          <w:tab w:val="left" w:pos="709"/>
        </w:tabs>
        <w:spacing w:after="0" w:line="360" w:lineRule="auto"/>
        <w:jc w:val="both"/>
        <w:rPr>
          <w:rFonts w:cs="Arial"/>
          <w:szCs w:val="24"/>
        </w:rPr>
      </w:pPr>
      <w:r>
        <w:rPr>
          <w:rFonts w:cs="Arial"/>
          <w:szCs w:val="24"/>
        </w:rPr>
        <w:tab/>
        <w:t>O diagrama de casos de uso é um diagrama que representa iterações d</w:t>
      </w:r>
      <w:r w:rsidR="00F42F71">
        <w:rPr>
          <w:rFonts w:cs="Arial"/>
          <w:szCs w:val="24"/>
        </w:rPr>
        <w:t>o</w:t>
      </w:r>
      <w:r>
        <w:rPr>
          <w:rFonts w:cs="Arial"/>
          <w:szCs w:val="24"/>
        </w:rPr>
        <w:t xml:space="preserve"> usuário com o sistema.</w:t>
      </w:r>
    </w:p>
    <w:p w14:paraId="772D5099" w14:textId="0360C760" w:rsidR="001B3A6D" w:rsidRPr="003C316D" w:rsidRDefault="003C316D" w:rsidP="003C316D">
      <w:pPr>
        <w:pStyle w:val="Ttulo5"/>
        <w:jc w:val="center"/>
        <w:rPr>
          <w:sz w:val="20"/>
        </w:rPr>
      </w:pPr>
      <w:r w:rsidRPr="003C316D">
        <w:rPr>
          <w:sz w:val="20"/>
        </w:rPr>
        <w:t>Figura 4: Diagrama de casos de uso</w:t>
      </w:r>
      <w:r>
        <w:rPr>
          <w:sz w:val="20"/>
        </w:rPr>
        <w:t xml:space="preserve"> do sistema</w:t>
      </w:r>
    </w:p>
    <w:p w14:paraId="0C99C75D" w14:textId="21D1BE94" w:rsidR="001B3A6D" w:rsidRDefault="00355CAA" w:rsidP="001B3A6D">
      <w:pPr>
        <w:tabs>
          <w:tab w:val="left" w:pos="709"/>
        </w:tabs>
        <w:spacing w:after="0" w:line="360" w:lineRule="auto"/>
        <w:jc w:val="both"/>
        <w:rPr>
          <w:rFonts w:cs="Arial"/>
          <w:szCs w:val="24"/>
        </w:rPr>
      </w:pPr>
      <w:r>
        <w:rPr>
          <w:rFonts w:cs="Arial"/>
          <w:noProof/>
          <w:szCs w:val="24"/>
          <w:lang w:eastAsia="pt-BR"/>
        </w:rPr>
        <w:drawing>
          <wp:inline distT="0" distB="0" distL="0" distR="0" wp14:anchorId="4195491C" wp14:editId="28FD8B32">
            <wp:extent cx="5753100" cy="43338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14:paraId="22386D9E" w14:textId="64AD8275" w:rsidR="003C316D" w:rsidRPr="008D445C" w:rsidRDefault="003C316D" w:rsidP="003C316D">
      <w:pPr>
        <w:tabs>
          <w:tab w:val="left" w:pos="709"/>
        </w:tabs>
        <w:spacing w:after="0" w:line="360" w:lineRule="auto"/>
        <w:ind w:firstLine="709"/>
        <w:jc w:val="center"/>
        <w:rPr>
          <w:color w:val="000000" w:themeColor="text1"/>
          <w:sz w:val="20"/>
          <w:szCs w:val="20"/>
        </w:rPr>
      </w:pPr>
      <w:r>
        <w:rPr>
          <w:b/>
          <w:color w:val="000000" w:themeColor="text1"/>
          <w:sz w:val="20"/>
          <w:szCs w:val="20"/>
        </w:rPr>
        <w:t xml:space="preserve">Fonte: </w:t>
      </w:r>
      <w:r w:rsidRPr="008D445C">
        <w:rPr>
          <w:color w:val="000000" w:themeColor="text1"/>
          <w:sz w:val="20"/>
          <w:szCs w:val="20"/>
        </w:rPr>
        <w:t>(</w:t>
      </w:r>
      <w:r>
        <w:rPr>
          <w:color w:val="000000" w:themeColor="text1"/>
          <w:sz w:val="20"/>
          <w:szCs w:val="20"/>
        </w:rPr>
        <w:t>autor</w:t>
      </w:r>
      <w:r w:rsidRPr="008D445C">
        <w:rPr>
          <w:color w:val="000000" w:themeColor="text1"/>
          <w:sz w:val="20"/>
          <w:szCs w:val="20"/>
        </w:rPr>
        <w:t>)</w:t>
      </w:r>
    </w:p>
    <w:p w14:paraId="2B4F7496" w14:textId="77777777" w:rsidR="003C316D" w:rsidRDefault="003C316D" w:rsidP="003C316D">
      <w:pPr>
        <w:tabs>
          <w:tab w:val="left" w:pos="709"/>
        </w:tabs>
        <w:spacing w:after="0" w:line="360" w:lineRule="auto"/>
        <w:jc w:val="center"/>
        <w:rPr>
          <w:rFonts w:cs="Arial"/>
          <w:szCs w:val="24"/>
        </w:rPr>
      </w:pPr>
    </w:p>
    <w:p w14:paraId="4FEB9780" w14:textId="77777777" w:rsidR="001B3A6D" w:rsidRDefault="001B3A6D" w:rsidP="001B3A6D">
      <w:pPr>
        <w:tabs>
          <w:tab w:val="left" w:pos="709"/>
        </w:tabs>
        <w:spacing w:after="0" w:line="360" w:lineRule="auto"/>
        <w:jc w:val="both"/>
        <w:rPr>
          <w:rFonts w:cs="Arial"/>
          <w:szCs w:val="24"/>
        </w:rPr>
      </w:pPr>
    </w:p>
    <w:p w14:paraId="196B41E5" w14:textId="1DBCF832" w:rsidR="001B3A6D" w:rsidRDefault="003C316D" w:rsidP="001B3A6D">
      <w:pPr>
        <w:tabs>
          <w:tab w:val="left" w:pos="709"/>
        </w:tabs>
        <w:spacing w:after="0" w:line="360" w:lineRule="auto"/>
        <w:jc w:val="both"/>
        <w:rPr>
          <w:rFonts w:cs="Arial"/>
          <w:szCs w:val="24"/>
        </w:rPr>
      </w:pPr>
      <w:r>
        <w:rPr>
          <w:rFonts w:cs="Arial"/>
          <w:szCs w:val="24"/>
        </w:rPr>
        <w:lastRenderedPageBreak/>
        <w:tab/>
      </w:r>
      <w:r w:rsidR="001B3A6D">
        <w:rPr>
          <w:rFonts w:cs="Arial"/>
          <w:szCs w:val="24"/>
        </w:rPr>
        <w:t xml:space="preserve">Este diagrama apresenta atores interagindo </w:t>
      </w:r>
      <w:r w:rsidR="00EF0BF6">
        <w:rPr>
          <w:rFonts w:cs="Arial"/>
          <w:szCs w:val="24"/>
        </w:rPr>
        <w:t>com o</w:t>
      </w:r>
      <w:r w:rsidR="001B3A6D">
        <w:rPr>
          <w:rFonts w:cs="Arial"/>
          <w:szCs w:val="24"/>
        </w:rPr>
        <w:t xml:space="preserve"> </w:t>
      </w:r>
      <w:r w:rsidR="00EF0BF6">
        <w:rPr>
          <w:rFonts w:cs="Arial"/>
          <w:szCs w:val="24"/>
        </w:rPr>
        <w:t>sistema, o</w:t>
      </w:r>
      <w:r w:rsidR="001B3A6D">
        <w:rPr>
          <w:rFonts w:cs="Arial"/>
          <w:szCs w:val="24"/>
        </w:rPr>
        <w:t xml:space="preserve"> mesmo foi dividido em </w:t>
      </w:r>
      <w:r w:rsidR="00355CAA">
        <w:rPr>
          <w:rFonts w:cs="Arial"/>
          <w:szCs w:val="24"/>
        </w:rPr>
        <w:t>3</w:t>
      </w:r>
      <w:r w:rsidR="00EF0BF6">
        <w:rPr>
          <w:rFonts w:cs="Arial"/>
          <w:szCs w:val="24"/>
        </w:rPr>
        <w:t xml:space="preserve"> (</w:t>
      </w:r>
      <w:proofErr w:type="spellStart"/>
      <w:r w:rsidR="00355CAA">
        <w:rPr>
          <w:rFonts w:cs="Arial"/>
          <w:szCs w:val="24"/>
        </w:rPr>
        <w:t>tres</w:t>
      </w:r>
      <w:proofErr w:type="spellEnd"/>
      <w:r w:rsidR="001B3A6D">
        <w:rPr>
          <w:rFonts w:cs="Arial"/>
          <w:szCs w:val="24"/>
        </w:rPr>
        <w:t>)</w:t>
      </w:r>
      <w:r w:rsidR="00EF0BF6">
        <w:rPr>
          <w:rFonts w:cs="Arial"/>
          <w:szCs w:val="24"/>
        </w:rPr>
        <w:t xml:space="preserve"> atores distintos,</w:t>
      </w:r>
      <w:r w:rsidR="001B3A6D">
        <w:rPr>
          <w:rFonts w:cs="Arial"/>
          <w:szCs w:val="24"/>
        </w:rPr>
        <w:t xml:space="preserve"> sendo eles: usuário comum, usuário líder de banda</w:t>
      </w:r>
      <w:r w:rsidR="00355CAA">
        <w:rPr>
          <w:rFonts w:cs="Arial"/>
          <w:szCs w:val="24"/>
        </w:rPr>
        <w:t xml:space="preserve"> e </w:t>
      </w:r>
      <w:r w:rsidR="001B3A6D">
        <w:rPr>
          <w:rFonts w:cs="Arial"/>
          <w:szCs w:val="24"/>
        </w:rPr>
        <w:t>usuário promotor de eventos.</w:t>
      </w:r>
    </w:p>
    <w:p w14:paraId="1D419E0A" w14:textId="77777777" w:rsidR="001B3A6D" w:rsidRDefault="001B3A6D" w:rsidP="001B3A6D">
      <w:pPr>
        <w:tabs>
          <w:tab w:val="left" w:pos="709"/>
        </w:tabs>
        <w:spacing w:after="0" w:line="360" w:lineRule="auto"/>
        <w:jc w:val="both"/>
        <w:rPr>
          <w:rFonts w:cs="Arial"/>
          <w:szCs w:val="24"/>
        </w:rPr>
      </w:pPr>
    </w:p>
    <w:p w14:paraId="16CD526B" w14:textId="3DAC232E" w:rsidR="001B3A6D" w:rsidRPr="001B3A6D" w:rsidRDefault="001B3A6D" w:rsidP="001B3A6D">
      <w:pPr>
        <w:tabs>
          <w:tab w:val="left" w:pos="709"/>
        </w:tabs>
        <w:spacing w:after="0" w:line="360" w:lineRule="auto"/>
        <w:jc w:val="both"/>
        <w:rPr>
          <w:rFonts w:cs="Arial"/>
          <w:szCs w:val="24"/>
        </w:rPr>
        <w:sectPr w:rsidR="001B3A6D" w:rsidRPr="001B3A6D" w:rsidSect="0023703F">
          <w:pgSz w:w="11906" w:h="16838"/>
          <w:pgMar w:top="1701" w:right="1134" w:bottom="1134" w:left="1701" w:header="709" w:footer="709" w:gutter="0"/>
          <w:cols w:space="708"/>
          <w:docGrid w:linePitch="360"/>
        </w:sectPr>
      </w:pPr>
      <w:r>
        <w:rPr>
          <w:rFonts w:cs="Arial"/>
          <w:szCs w:val="24"/>
        </w:rPr>
        <w:tab/>
        <w:t>A documentação deste diagrama se encontra no apêndice C deste documento.</w:t>
      </w:r>
    </w:p>
    <w:p w14:paraId="133B9955" w14:textId="708F5A16" w:rsidR="00AB1B41" w:rsidRPr="006E4F79" w:rsidRDefault="009D2287" w:rsidP="00AB1B41">
      <w:pPr>
        <w:pStyle w:val="Ttulo2"/>
        <w:tabs>
          <w:tab w:val="left" w:pos="709"/>
        </w:tabs>
      </w:pPr>
      <w:bookmarkStart w:id="39" w:name="_Toc532523507"/>
      <w:r w:rsidRPr="006E4F79">
        <w:lastRenderedPageBreak/>
        <w:t>6</w:t>
      </w:r>
      <w:r w:rsidR="00AB1B41" w:rsidRPr="006E4F79">
        <w:t xml:space="preserve"> </w:t>
      </w:r>
      <w:r w:rsidR="00024D64" w:rsidRPr="006E4F79">
        <w:t>DESIGN</w:t>
      </w:r>
      <w:bookmarkEnd w:id="39"/>
    </w:p>
    <w:p w14:paraId="37A5F612" w14:textId="77777777" w:rsidR="00024D64" w:rsidRPr="006E4F79" w:rsidRDefault="00024D64" w:rsidP="00024D64">
      <w:pPr>
        <w:tabs>
          <w:tab w:val="left" w:pos="709"/>
        </w:tabs>
        <w:spacing w:after="0" w:line="360" w:lineRule="auto"/>
        <w:ind w:firstLine="851"/>
        <w:jc w:val="both"/>
        <w:rPr>
          <w:rFonts w:cs="Arial"/>
          <w:szCs w:val="24"/>
        </w:rPr>
      </w:pPr>
    </w:p>
    <w:p w14:paraId="6FB469D3" w14:textId="14603B3D" w:rsidR="00AB1B41" w:rsidRPr="00415325" w:rsidRDefault="00AB1B41" w:rsidP="00B421D1">
      <w:pPr>
        <w:tabs>
          <w:tab w:val="left" w:pos="709"/>
        </w:tabs>
        <w:spacing w:after="0" w:line="360" w:lineRule="auto"/>
        <w:ind w:firstLine="709"/>
        <w:jc w:val="both"/>
        <w:rPr>
          <w:rFonts w:eastAsiaTheme="majorEastAsia" w:cstheme="majorBidi"/>
          <w:b/>
          <w:bCs/>
          <w:sz w:val="28"/>
          <w:szCs w:val="26"/>
        </w:rPr>
      </w:pPr>
      <w:r w:rsidRPr="00415325">
        <w:br w:type="page"/>
      </w:r>
    </w:p>
    <w:p w14:paraId="74192E94" w14:textId="79A2B917" w:rsidR="00E95879" w:rsidRPr="00383F58" w:rsidRDefault="00FE4EAF" w:rsidP="00E5436A">
      <w:pPr>
        <w:pStyle w:val="Ttulo2"/>
        <w:tabs>
          <w:tab w:val="left" w:pos="709"/>
        </w:tabs>
        <w:spacing w:before="0"/>
      </w:pPr>
      <w:bookmarkStart w:id="40" w:name="_Toc532523508"/>
      <w:r w:rsidRPr="00383F58">
        <w:lastRenderedPageBreak/>
        <w:t>7</w:t>
      </w:r>
      <w:r w:rsidR="00E95879" w:rsidRPr="00383F58">
        <w:t xml:space="preserve"> TECNOLOGIAS</w:t>
      </w:r>
      <w:bookmarkEnd w:id="40"/>
    </w:p>
    <w:p w14:paraId="42639B0A" w14:textId="77777777" w:rsidR="00E5436A" w:rsidRDefault="00E5436A" w:rsidP="00E5436A">
      <w:pPr>
        <w:tabs>
          <w:tab w:val="left" w:pos="709"/>
        </w:tabs>
        <w:spacing w:after="0" w:line="252" w:lineRule="auto"/>
        <w:jc w:val="both"/>
        <w:rPr>
          <w:rFonts w:cs="Arial"/>
          <w:szCs w:val="24"/>
        </w:rPr>
      </w:pPr>
    </w:p>
    <w:p w14:paraId="16F50391" w14:textId="35268AC9" w:rsidR="0065486B" w:rsidRPr="00B67A5B" w:rsidRDefault="0065486B" w:rsidP="00B67A5B">
      <w:pPr>
        <w:tabs>
          <w:tab w:val="left" w:pos="709"/>
        </w:tabs>
        <w:spacing w:after="0" w:line="360" w:lineRule="auto"/>
        <w:ind w:firstLine="709"/>
        <w:jc w:val="both"/>
        <w:rPr>
          <w:rFonts w:cs="Arial"/>
          <w:color w:val="000000" w:themeColor="text1"/>
          <w:szCs w:val="24"/>
        </w:rPr>
        <w:sectPr w:rsidR="0065486B" w:rsidRPr="00B67A5B" w:rsidSect="009E34BA">
          <w:pgSz w:w="11906" w:h="16838"/>
          <w:pgMar w:top="1701" w:right="1134" w:bottom="1134" w:left="1701" w:header="709" w:footer="709" w:gutter="0"/>
          <w:cols w:space="708"/>
          <w:docGrid w:linePitch="360"/>
        </w:sectPr>
      </w:pPr>
    </w:p>
    <w:p w14:paraId="3C466B73" w14:textId="6B0D7D1E" w:rsidR="0065486B" w:rsidRDefault="0065486B" w:rsidP="0065486B">
      <w:pPr>
        <w:pStyle w:val="Ttulo2"/>
        <w:tabs>
          <w:tab w:val="left" w:pos="709"/>
        </w:tabs>
        <w:rPr>
          <w:i/>
        </w:rPr>
      </w:pPr>
      <w:bookmarkStart w:id="41" w:name="_Toc532523509"/>
      <w:r>
        <w:lastRenderedPageBreak/>
        <w:t>8</w:t>
      </w:r>
      <w:r w:rsidRPr="00D850C8">
        <w:t xml:space="preserve"> </w:t>
      </w:r>
      <w:r w:rsidR="00DC5920">
        <w:t>O SISTEMA</w:t>
      </w:r>
      <w:bookmarkEnd w:id="41"/>
      <w:r w:rsidR="00DC5920">
        <w:t xml:space="preserve"> </w:t>
      </w:r>
    </w:p>
    <w:p w14:paraId="3CB3DF2F" w14:textId="7A2B543D" w:rsidR="00E11901" w:rsidRPr="00840E03" w:rsidRDefault="00E11901" w:rsidP="00840E03">
      <w:pPr>
        <w:tabs>
          <w:tab w:val="left" w:pos="709"/>
        </w:tabs>
        <w:spacing w:after="0" w:line="360" w:lineRule="auto"/>
        <w:ind w:firstLine="709"/>
        <w:jc w:val="both"/>
        <w:rPr>
          <w:rFonts w:cs="Arial"/>
          <w:color w:val="000000" w:themeColor="text1"/>
          <w:szCs w:val="24"/>
        </w:rPr>
      </w:pPr>
    </w:p>
    <w:p w14:paraId="23ACEEAF" w14:textId="7A26E4CF" w:rsidR="00252C62" w:rsidRPr="00DF54E1" w:rsidRDefault="00252C62" w:rsidP="007A398B">
      <w:pPr>
        <w:tabs>
          <w:tab w:val="left" w:pos="709"/>
        </w:tabs>
        <w:spacing w:after="0" w:line="360" w:lineRule="auto"/>
        <w:ind w:firstLine="709"/>
        <w:jc w:val="both"/>
        <w:rPr>
          <w:rFonts w:cs="Arial"/>
          <w:b/>
          <w:color w:val="000000" w:themeColor="text1"/>
          <w:sz w:val="28"/>
          <w:szCs w:val="24"/>
        </w:rPr>
      </w:pPr>
      <w:r w:rsidRPr="00DF54E1">
        <w:rPr>
          <w:sz w:val="28"/>
        </w:rPr>
        <w:br w:type="page"/>
      </w:r>
      <w:bookmarkStart w:id="42" w:name="_Toc532523510"/>
      <w:r w:rsidR="004F716F" w:rsidRPr="00DF54E1">
        <w:rPr>
          <w:b/>
          <w:sz w:val="28"/>
        </w:rPr>
        <w:lastRenderedPageBreak/>
        <w:t>9</w:t>
      </w:r>
      <w:r w:rsidR="00A9003D" w:rsidRPr="00DF54E1">
        <w:rPr>
          <w:b/>
          <w:sz w:val="28"/>
        </w:rPr>
        <w:t xml:space="preserve"> </w:t>
      </w:r>
      <w:r w:rsidR="00A9003D" w:rsidRPr="00DF54E1">
        <w:rPr>
          <w:b/>
          <w:color w:val="000000" w:themeColor="text1"/>
          <w:sz w:val="28"/>
        </w:rPr>
        <w:t xml:space="preserve">CONSIDERAÇÕES </w:t>
      </w:r>
      <w:r w:rsidR="00135276" w:rsidRPr="00DF54E1">
        <w:rPr>
          <w:b/>
          <w:color w:val="000000" w:themeColor="text1"/>
          <w:sz w:val="28"/>
        </w:rPr>
        <w:t>FINAIS</w:t>
      </w:r>
      <w:bookmarkEnd w:id="42"/>
    </w:p>
    <w:p w14:paraId="5941C77D" w14:textId="77777777" w:rsidR="00592CF6" w:rsidRPr="00592CF6" w:rsidRDefault="00592CF6" w:rsidP="00D33EB1">
      <w:pPr>
        <w:spacing w:before="240" w:after="0"/>
      </w:pPr>
    </w:p>
    <w:p w14:paraId="55370F73" w14:textId="4F2B6B80" w:rsidR="00072FA0" w:rsidRDefault="00F10821" w:rsidP="00072FA0">
      <w:pPr>
        <w:tabs>
          <w:tab w:val="left" w:pos="709"/>
        </w:tabs>
        <w:spacing w:after="0" w:line="360" w:lineRule="auto"/>
        <w:ind w:firstLine="709"/>
        <w:jc w:val="both"/>
        <w:rPr>
          <w:rFonts w:cs="Arial"/>
          <w:color w:val="000000" w:themeColor="text1"/>
          <w:szCs w:val="24"/>
        </w:rPr>
      </w:pPr>
      <w:r>
        <w:rPr>
          <w:rFonts w:cs="Arial"/>
          <w:szCs w:val="24"/>
        </w:rPr>
        <w:t xml:space="preserve">O presente trabalho </w:t>
      </w:r>
      <w:r w:rsidR="00072FA0">
        <w:rPr>
          <w:rFonts w:cs="Arial"/>
          <w:szCs w:val="24"/>
        </w:rPr>
        <w:t>apresentado</w:t>
      </w:r>
      <w:r>
        <w:rPr>
          <w:rFonts w:cs="Arial"/>
          <w:szCs w:val="24"/>
        </w:rPr>
        <w:t xml:space="preserve"> neste documento ainda está em processo de desenvolvimento</w:t>
      </w:r>
      <w:r>
        <w:rPr>
          <w:rFonts w:cs="Arial"/>
          <w:color w:val="000000" w:themeColor="text1"/>
          <w:szCs w:val="24"/>
        </w:rPr>
        <w:t xml:space="preserve">. Todos passos realizados até o momento, foram essenciais para que o desenvolvimento do sistema web NOME possa seguir em frente. Dentre os passos, vale destacar o estudo da área de abrangência que o sistema está inserido, assim como a metodologia aplicada para levantamento de requisitos, como a entrevista e a análise de sistemas similares, estes que estão atualmente no mercado, </w:t>
      </w:r>
      <w:r w:rsidR="00A25D1A">
        <w:rPr>
          <w:rFonts w:cs="Arial"/>
          <w:color w:val="000000" w:themeColor="text1"/>
          <w:szCs w:val="24"/>
        </w:rPr>
        <w:t>vale também destacar a</w:t>
      </w:r>
      <w:r>
        <w:rPr>
          <w:rFonts w:cs="Arial"/>
          <w:color w:val="000000" w:themeColor="text1"/>
          <w:szCs w:val="24"/>
        </w:rPr>
        <w:t xml:space="preserve"> modelagem, utilizando o diagrama de casos de uso da UML que pode mostrar </w:t>
      </w:r>
      <w:r w:rsidR="00072FA0">
        <w:rPr>
          <w:rFonts w:cs="Arial"/>
          <w:color w:val="000000" w:themeColor="text1"/>
          <w:szCs w:val="24"/>
        </w:rPr>
        <w:t xml:space="preserve">algumas visões dos usuários </w:t>
      </w:r>
      <w:r w:rsidR="00A66D33">
        <w:rPr>
          <w:rFonts w:cs="Arial"/>
          <w:color w:val="000000" w:themeColor="text1"/>
          <w:szCs w:val="24"/>
        </w:rPr>
        <w:t>d</w:t>
      </w:r>
      <w:r w:rsidR="00072FA0">
        <w:rPr>
          <w:rFonts w:cs="Arial"/>
          <w:color w:val="000000" w:themeColor="text1"/>
          <w:szCs w:val="24"/>
        </w:rPr>
        <w:t>o sistema</w:t>
      </w:r>
      <w:r>
        <w:rPr>
          <w:rFonts w:cs="Arial"/>
          <w:color w:val="000000" w:themeColor="text1"/>
          <w:szCs w:val="24"/>
        </w:rPr>
        <w:t>.</w:t>
      </w:r>
    </w:p>
    <w:p w14:paraId="19431C32" w14:textId="5EDC4F3A" w:rsidR="00072FA0" w:rsidRDefault="00072FA0" w:rsidP="00C64401">
      <w:pPr>
        <w:tabs>
          <w:tab w:val="left" w:pos="709"/>
        </w:tabs>
        <w:spacing w:after="0" w:line="360" w:lineRule="auto"/>
        <w:ind w:firstLine="709"/>
        <w:jc w:val="both"/>
        <w:rPr>
          <w:rFonts w:cs="Arial"/>
          <w:color w:val="000000" w:themeColor="text1"/>
          <w:szCs w:val="24"/>
        </w:rPr>
      </w:pPr>
      <w:r>
        <w:rPr>
          <w:rFonts w:cs="Arial"/>
          <w:color w:val="000000" w:themeColor="text1"/>
          <w:szCs w:val="24"/>
        </w:rPr>
        <w:t xml:space="preserve">Sendo assim, ressaltando que o sistema ainda </w:t>
      </w:r>
      <w:r w:rsidR="009871DA">
        <w:rPr>
          <w:rFonts w:cs="Arial"/>
          <w:color w:val="000000" w:themeColor="text1"/>
          <w:szCs w:val="24"/>
        </w:rPr>
        <w:t>se encontra</w:t>
      </w:r>
      <w:r>
        <w:rPr>
          <w:rFonts w:cs="Arial"/>
          <w:color w:val="000000" w:themeColor="text1"/>
          <w:szCs w:val="24"/>
        </w:rPr>
        <w:t xml:space="preserve"> em fase de desenvolvimento, algumas propriedades</w:t>
      </w:r>
      <w:r w:rsidR="009871DA">
        <w:rPr>
          <w:rFonts w:cs="Arial"/>
          <w:color w:val="000000" w:themeColor="text1"/>
          <w:szCs w:val="24"/>
        </w:rPr>
        <w:t xml:space="preserve"> apresentadas neste documento</w:t>
      </w:r>
      <w:r>
        <w:rPr>
          <w:rFonts w:cs="Arial"/>
          <w:color w:val="000000" w:themeColor="text1"/>
          <w:szCs w:val="24"/>
        </w:rPr>
        <w:t xml:space="preserve"> poderão sofrer alterações</w:t>
      </w:r>
      <w:r w:rsidR="006D5669">
        <w:rPr>
          <w:rFonts w:cs="Arial"/>
          <w:color w:val="000000" w:themeColor="text1"/>
          <w:szCs w:val="24"/>
        </w:rPr>
        <w:t xml:space="preserve"> conforme o sistema irá sendo desenvolvido</w:t>
      </w:r>
      <w:r>
        <w:rPr>
          <w:rFonts w:cs="Arial"/>
          <w:color w:val="000000" w:themeColor="text1"/>
          <w:szCs w:val="24"/>
        </w:rPr>
        <w:t>.</w:t>
      </w:r>
    </w:p>
    <w:p w14:paraId="53918C83" w14:textId="77777777" w:rsidR="00F10821" w:rsidRPr="00390D45" w:rsidRDefault="00F10821" w:rsidP="00C64401">
      <w:pPr>
        <w:tabs>
          <w:tab w:val="left" w:pos="709"/>
        </w:tabs>
        <w:spacing w:after="0" w:line="360" w:lineRule="auto"/>
        <w:ind w:firstLine="709"/>
        <w:jc w:val="both"/>
        <w:rPr>
          <w:color w:val="000000" w:themeColor="text1"/>
        </w:rPr>
      </w:pPr>
    </w:p>
    <w:p w14:paraId="2E0E0B24" w14:textId="77777777" w:rsidR="00C64401" w:rsidRDefault="00C64401" w:rsidP="00461AD3">
      <w:pPr>
        <w:tabs>
          <w:tab w:val="left" w:pos="709"/>
        </w:tabs>
        <w:spacing w:after="0" w:line="360" w:lineRule="auto"/>
        <w:ind w:firstLine="851"/>
        <w:jc w:val="both"/>
        <w:rPr>
          <w:rFonts w:cs="Arial"/>
          <w:szCs w:val="24"/>
        </w:rPr>
      </w:pPr>
    </w:p>
    <w:p w14:paraId="62C459F7" w14:textId="0CA8D576" w:rsidR="00041C93" w:rsidRPr="00805929" w:rsidRDefault="00041C93" w:rsidP="00805929">
      <w:pPr>
        <w:pStyle w:val="Ttulo3"/>
        <w:tabs>
          <w:tab w:val="left" w:pos="709"/>
        </w:tabs>
        <w:spacing w:before="0"/>
      </w:pPr>
    </w:p>
    <w:p w14:paraId="68BB24C7" w14:textId="1F45FB1F" w:rsidR="00254F39" w:rsidRDefault="00C1161F" w:rsidP="00C1161F">
      <w:pPr>
        <w:tabs>
          <w:tab w:val="left" w:pos="709"/>
        </w:tabs>
        <w:spacing w:after="0"/>
      </w:pPr>
      <w:r>
        <w:tab/>
      </w:r>
    </w:p>
    <w:p w14:paraId="73A89A39" w14:textId="738ED8B9" w:rsidR="00A9003D" w:rsidRPr="00D850C8" w:rsidRDefault="00A9003D" w:rsidP="00EB3C44">
      <w:pPr>
        <w:tabs>
          <w:tab w:val="left" w:pos="709"/>
        </w:tabs>
        <w:spacing w:after="0" w:line="360" w:lineRule="auto"/>
        <w:ind w:firstLine="709"/>
        <w:jc w:val="both"/>
        <w:rPr>
          <w:rFonts w:eastAsiaTheme="majorEastAsia" w:cstheme="majorBidi"/>
          <w:b/>
          <w:bCs/>
          <w:sz w:val="28"/>
          <w:szCs w:val="26"/>
        </w:rPr>
      </w:pPr>
    </w:p>
    <w:p w14:paraId="64DD3073" w14:textId="77777777" w:rsidR="008A3D20" w:rsidRPr="00D850C8" w:rsidRDefault="008A3D20">
      <w:pPr>
        <w:rPr>
          <w:rFonts w:eastAsiaTheme="majorEastAsia" w:cstheme="majorBidi"/>
          <w:b/>
          <w:bCs/>
          <w:sz w:val="28"/>
          <w:szCs w:val="26"/>
        </w:rPr>
      </w:pPr>
      <w:r w:rsidRPr="00D850C8">
        <w:br w:type="page"/>
      </w:r>
    </w:p>
    <w:p w14:paraId="263160BD" w14:textId="58D20103" w:rsidR="00A9003D" w:rsidRPr="00D850C8" w:rsidRDefault="00A9003D" w:rsidP="004340BB">
      <w:pPr>
        <w:pStyle w:val="Ttulo2"/>
        <w:tabs>
          <w:tab w:val="left" w:pos="709"/>
        </w:tabs>
        <w:jc w:val="center"/>
      </w:pPr>
      <w:bookmarkStart w:id="43" w:name="_Toc532523511"/>
      <w:r w:rsidRPr="00D850C8">
        <w:lastRenderedPageBreak/>
        <w:t>REFERÊNCIAS</w:t>
      </w:r>
      <w:bookmarkEnd w:id="43"/>
    </w:p>
    <w:p w14:paraId="59FF44AF" w14:textId="77777777" w:rsidR="0092124A" w:rsidRPr="00CD434A" w:rsidRDefault="0092124A" w:rsidP="0092124A">
      <w:pPr>
        <w:tabs>
          <w:tab w:val="left" w:pos="709"/>
        </w:tabs>
        <w:spacing w:after="0"/>
        <w:rPr>
          <w:szCs w:val="24"/>
        </w:rPr>
      </w:pPr>
    </w:p>
    <w:p w14:paraId="33B4E3D5" w14:textId="5B42B865" w:rsidR="0092124A" w:rsidRDefault="00EF2386" w:rsidP="00C64401">
      <w:pPr>
        <w:tabs>
          <w:tab w:val="left" w:pos="709"/>
        </w:tabs>
        <w:spacing w:after="0"/>
        <w:rPr>
          <w:szCs w:val="24"/>
        </w:rPr>
      </w:pPr>
      <w:r w:rsidRPr="00D850C8">
        <w:rPr>
          <w:szCs w:val="24"/>
        </w:rPr>
        <w:t xml:space="preserve">GUEDES, </w:t>
      </w:r>
      <w:proofErr w:type="spellStart"/>
      <w:r w:rsidRPr="00D850C8">
        <w:rPr>
          <w:szCs w:val="24"/>
        </w:rPr>
        <w:t>Gilleanes</w:t>
      </w:r>
      <w:proofErr w:type="spellEnd"/>
      <w:r w:rsidRPr="00D850C8">
        <w:rPr>
          <w:szCs w:val="24"/>
        </w:rPr>
        <w:t xml:space="preserve"> T.A. </w:t>
      </w:r>
      <w:r w:rsidRPr="00D850C8">
        <w:rPr>
          <w:b/>
          <w:szCs w:val="24"/>
        </w:rPr>
        <w:t xml:space="preserve">UML2: </w:t>
      </w:r>
      <w:r w:rsidRPr="00603C65">
        <w:rPr>
          <w:szCs w:val="24"/>
        </w:rPr>
        <w:t>Uma Abordagem Prática</w:t>
      </w:r>
      <w:r w:rsidRPr="00D850C8">
        <w:rPr>
          <w:szCs w:val="24"/>
        </w:rPr>
        <w:t xml:space="preserve">. 2. ed. São Paulo: </w:t>
      </w:r>
      <w:proofErr w:type="spellStart"/>
      <w:r w:rsidRPr="00D850C8">
        <w:rPr>
          <w:szCs w:val="24"/>
        </w:rPr>
        <w:t>Novatec</w:t>
      </w:r>
      <w:proofErr w:type="spellEnd"/>
      <w:r w:rsidRPr="00D850C8">
        <w:rPr>
          <w:szCs w:val="24"/>
        </w:rPr>
        <w:t>, 2011.</w:t>
      </w:r>
    </w:p>
    <w:p w14:paraId="11A2C433" w14:textId="50D8FBFD" w:rsidR="0092124A" w:rsidRDefault="0092124A" w:rsidP="0092124A">
      <w:pPr>
        <w:spacing w:after="0"/>
        <w:rPr>
          <w:rFonts w:cs="Arial"/>
        </w:rPr>
      </w:pPr>
    </w:p>
    <w:p w14:paraId="1CF5F474" w14:textId="64896450" w:rsidR="00CF0402" w:rsidRPr="00CF0402" w:rsidRDefault="00CF0402" w:rsidP="00CF0402">
      <w:pPr>
        <w:spacing w:after="0"/>
        <w:rPr>
          <w:rFonts w:cs="Arial"/>
        </w:rPr>
      </w:pPr>
      <w:r>
        <w:rPr>
          <w:rFonts w:cs="Arial"/>
        </w:rPr>
        <w:t>Globo</w:t>
      </w:r>
      <w:r w:rsidRPr="00CF0402">
        <w:rPr>
          <w:rFonts w:cs="Arial"/>
        </w:rPr>
        <w:t xml:space="preserve">. </w:t>
      </w:r>
      <w:proofErr w:type="spellStart"/>
      <w:r w:rsidRPr="00CF0402">
        <w:rPr>
          <w:rFonts w:cs="Arial"/>
          <w:b/>
        </w:rPr>
        <w:t>Alavanvado</w:t>
      </w:r>
      <w:proofErr w:type="spellEnd"/>
      <w:r w:rsidRPr="00CF0402">
        <w:rPr>
          <w:rFonts w:cs="Arial"/>
          <w:b/>
        </w:rPr>
        <w:t xml:space="preserve"> pelo streaming, mercado fonográfico brasileiro cresce 17,9% em 2017</w:t>
      </w:r>
      <w:r w:rsidRPr="00CF0402">
        <w:rPr>
          <w:rFonts w:cs="Arial"/>
        </w:rPr>
        <w:t>. 201</w:t>
      </w:r>
      <w:r>
        <w:rPr>
          <w:rFonts w:cs="Arial"/>
        </w:rPr>
        <w:t>8</w:t>
      </w:r>
      <w:r w:rsidRPr="00CF0402">
        <w:rPr>
          <w:rFonts w:cs="Arial"/>
        </w:rPr>
        <w:t>. Disponível em:</w:t>
      </w:r>
    </w:p>
    <w:p w14:paraId="2F47F4B3" w14:textId="3F0369DD" w:rsidR="00CF0402" w:rsidRDefault="00CF0402" w:rsidP="00CF0402">
      <w:pPr>
        <w:spacing w:after="0"/>
        <w:rPr>
          <w:rFonts w:cs="Arial"/>
        </w:rPr>
      </w:pPr>
      <w:r w:rsidRPr="00CF0402">
        <w:rPr>
          <w:rFonts w:cs="Arial"/>
        </w:rPr>
        <w:t>&lt;</w:t>
      </w:r>
      <w:r w:rsidRPr="00CF0402">
        <w:t xml:space="preserve"> </w:t>
      </w:r>
      <w:r w:rsidRPr="00CF0402">
        <w:rPr>
          <w:rFonts w:cs="Arial"/>
        </w:rPr>
        <w:t xml:space="preserve">https://oglobo.globo.com/cultura/musica/alavancado-pelo-streaming-mercado-fonografico-brasileiro-cresce-179-em-2017-22622085/&gt;. Acesso em: </w:t>
      </w:r>
      <w:r>
        <w:rPr>
          <w:rFonts w:cs="Arial"/>
        </w:rPr>
        <w:t>13</w:t>
      </w:r>
      <w:r w:rsidRPr="00CF0402">
        <w:rPr>
          <w:rFonts w:cs="Arial"/>
        </w:rPr>
        <w:t xml:space="preserve"> </w:t>
      </w:r>
      <w:r>
        <w:rPr>
          <w:rFonts w:cs="Arial"/>
        </w:rPr>
        <w:t>nov</w:t>
      </w:r>
      <w:r w:rsidRPr="00CF0402">
        <w:rPr>
          <w:rFonts w:cs="Arial"/>
        </w:rPr>
        <w:t>. 2018.</w:t>
      </w:r>
    </w:p>
    <w:p w14:paraId="01010BE5" w14:textId="44C3CA17" w:rsidR="00CF0402" w:rsidRDefault="00CF0402" w:rsidP="00CF0402">
      <w:pPr>
        <w:spacing w:after="0"/>
        <w:rPr>
          <w:rFonts w:cs="Arial"/>
        </w:rPr>
      </w:pPr>
    </w:p>
    <w:p w14:paraId="1BDE5D6F" w14:textId="621BA9AC" w:rsidR="00CF0402" w:rsidRPr="00CF0402" w:rsidRDefault="00CF0402" w:rsidP="00CF0402">
      <w:pPr>
        <w:spacing w:after="0"/>
        <w:rPr>
          <w:rFonts w:cs="Arial"/>
        </w:rPr>
      </w:pPr>
      <w:proofErr w:type="spellStart"/>
      <w:r w:rsidRPr="00DF54E1">
        <w:rPr>
          <w:rFonts w:cs="Arial"/>
        </w:rPr>
        <w:t>ifpi</w:t>
      </w:r>
      <w:proofErr w:type="spellEnd"/>
      <w:r w:rsidRPr="00DF54E1">
        <w:rPr>
          <w:rFonts w:cs="Arial"/>
        </w:rPr>
        <w:t xml:space="preserve">. </w:t>
      </w:r>
      <w:r w:rsidRPr="00DF54E1">
        <w:rPr>
          <w:rFonts w:cs="Arial"/>
          <w:b/>
        </w:rPr>
        <w:t xml:space="preserve">IFPI Global Music Report. </w:t>
      </w:r>
      <w:r w:rsidRPr="00CF0402">
        <w:rPr>
          <w:rFonts w:cs="Arial"/>
        </w:rPr>
        <w:t>2018. Disponível em:</w:t>
      </w:r>
    </w:p>
    <w:p w14:paraId="3CB31F06" w14:textId="2DB6C9CD" w:rsidR="00CF0402" w:rsidRDefault="00CF0402" w:rsidP="00CF0402">
      <w:pPr>
        <w:spacing w:after="0"/>
        <w:rPr>
          <w:rFonts w:cs="Arial"/>
        </w:rPr>
      </w:pPr>
      <w:r w:rsidRPr="00CF0402">
        <w:rPr>
          <w:rFonts w:cs="Arial"/>
        </w:rPr>
        <w:t>&lt;</w:t>
      </w:r>
      <w:r w:rsidRPr="00CF0402">
        <w:t xml:space="preserve"> </w:t>
      </w:r>
      <w:r w:rsidRPr="00CF0402">
        <w:rPr>
          <w:rFonts w:cs="Arial"/>
        </w:rPr>
        <w:t xml:space="preserve">https://www.ifpi.org/news/IFPI-GLOBAL-MUSIC-REPORT-2018/&gt;. Acesso em: </w:t>
      </w:r>
      <w:r>
        <w:rPr>
          <w:rFonts w:cs="Arial"/>
        </w:rPr>
        <w:t>13</w:t>
      </w:r>
      <w:r w:rsidRPr="00CF0402">
        <w:rPr>
          <w:rFonts w:cs="Arial"/>
        </w:rPr>
        <w:t xml:space="preserve"> </w:t>
      </w:r>
      <w:r>
        <w:rPr>
          <w:rFonts w:cs="Arial"/>
        </w:rPr>
        <w:t>nov</w:t>
      </w:r>
      <w:r w:rsidRPr="00CF0402">
        <w:rPr>
          <w:rFonts w:cs="Arial"/>
        </w:rPr>
        <w:t>. 2018.</w:t>
      </w:r>
    </w:p>
    <w:p w14:paraId="586876A4" w14:textId="1F6617C2" w:rsidR="00CF0402" w:rsidRDefault="00CF0402" w:rsidP="00CF0402">
      <w:pPr>
        <w:spacing w:after="0"/>
        <w:rPr>
          <w:rFonts w:cs="Arial"/>
        </w:rPr>
      </w:pPr>
    </w:p>
    <w:p w14:paraId="5C1A3D47" w14:textId="514AD06D" w:rsidR="00CF0402" w:rsidRPr="00CF0402" w:rsidRDefault="00CF0402" w:rsidP="00CF0402">
      <w:pPr>
        <w:spacing w:after="0"/>
        <w:rPr>
          <w:rFonts w:cs="Arial"/>
        </w:rPr>
      </w:pPr>
      <w:proofErr w:type="spellStart"/>
      <w:r w:rsidRPr="00555E48">
        <w:rPr>
          <w:rFonts w:cs="Arial"/>
        </w:rPr>
        <w:t>eventbrite</w:t>
      </w:r>
      <w:proofErr w:type="spellEnd"/>
      <w:r w:rsidRPr="00555E48">
        <w:rPr>
          <w:rFonts w:cs="Arial"/>
        </w:rPr>
        <w:t xml:space="preserve">. </w:t>
      </w:r>
      <w:r w:rsidRPr="00555E48">
        <w:rPr>
          <w:rFonts w:cs="Arial"/>
          <w:b/>
        </w:rPr>
        <w:t>Brasileiro frequenta média de 4 shows por ano e busca por experiências únicas</w:t>
      </w:r>
      <w:r w:rsidRPr="00CF0402">
        <w:rPr>
          <w:rFonts w:cs="Arial"/>
        </w:rPr>
        <w:t>.</w:t>
      </w:r>
      <w:r w:rsidR="00555E48">
        <w:rPr>
          <w:rFonts w:cs="Arial"/>
        </w:rPr>
        <w:t xml:space="preserve"> 2017</w:t>
      </w:r>
      <w:r w:rsidRPr="00CF0402">
        <w:rPr>
          <w:rFonts w:cs="Arial"/>
        </w:rPr>
        <w:t xml:space="preserve"> Disponível em:</w:t>
      </w:r>
    </w:p>
    <w:p w14:paraId="75ADAFC5" w14:textId="530E468A" w:rsidR="00CF0402" w:rsidRDefault="00CF0402" w:rsidP="00CF0402">
      <w:pPr>
        <w:spacing w:after="0"/>
        <w:rPr>
          <w:rFonts w:cs="Arial"/>
        </w:rPr>
      </w:pPr>
      <w:r w:rsidRPr="00CF0402">
        <w:rPr>
          <w:rFonts w:cs="Arial"/>
        </w:rPr>
        <w:t>&lt;</w:t>
      </w:r>
      <w:r w:rsidRPr="00CF0402">
        <w:t xml:space="preserve"> </w:t>
      </w:r>
      <w:r w:rsidR="00555E48" w:rsidRPr="00555E48">
        <w:rPr>
          <w:rFonts w:cs="Arial"/>
        </w:rPr>
        <w:t>https://www.eventbrite.com.br/blog/case-studies/eventos-de-musica-pesquisa-eventbrite-ds00</w:t>
      </w:r>
      <w:r w:rsidRPr="00CF0402">
        <w:rPr>
          <w:rFonts w:cs="Arial"/>
        </w:rPr>
        <w:t xml:space="preserve">/&gt;. Acesso em: </w:t>
      </w:r>
      <w:r>
        <w:rPr>
          <w:rFonts w:cs="Arial"/>
        </w:rPr>
        <w:t>13</w:t>
      </w:r>
      <w:r w:rsidRPr="00CF0402">
        <w:rPr>
          <w:rFonts w:cs="Arial"/>
        </w:rPr>
        <w:t xml:space="preserve"> </w:t>
      </w:r>
      <w:r>
        <w:rPr>
          <w:rFonts w:cs="Arial"/>
        </w:rPr>
        <w:t>nov</w:t>
      </w:r>
      <w:r w:rsidRPr="00CF0402">
        <w:rPr>
          <w:rFonts w:cs="Arial"/>
        </w:rPr>
        <w:t>. 2018.</w:t>
      </w:r>
    </w:p>
    <w:p w14:paraId="2AAA3A21" w14:textId="77777777" w:rsidR="00CF0402" w:rsidRDefault="00CF0402" w:rsidP="00CF0402">
      <w:pPr>
        <w:spacing w:after="0"/>
        <w:rPr>
          <w:rFonts w:cs="Arial"/>
        </w:rPr>
      </w:pPr>
    </w:p>
    <w:p w14:paraId="1C6D125C" w14:textId="009501E5" w:rsidR="00CF0402" w:rsidRDefault="00555E48" w:rsidP="00CF0402">
      <w:pPr>
        <w:spacing w:after="0"/>
        <w:rPr>
          <w:rFonts w:cs="Arial"/>
        </w:rPr>
      </w:pPr>
      <w:proofErr w:type="spellStart"/>
      <w:r>
        <w:rPr>
          <w:rFonts w:cs="Arial"/>
        </w:rPr>
        <w:t>Markting</w:t>
      </w:r>
      <w:proofErr w:type="spellEnd"/>
      <w:r>
        <w:rPr>
          <w:rFonts w:cs="Arial"/>
        </w:rPr>
        <w:t xml:space="preserve"> sem gravata. </w:t>
      </w:r>
      <w:r w:rsidRPr="00555E48">
        <w:rPr>
          <w:rFonts w:cs="Arial"/>
          <w:b/>
        </w:rPr>
        <w:t>Estudo mundial levanta os dados da internet no Brasil e no mundo, descubra as principais redes sociais e comportamento de compras online dos usuários</w:t>
      </w:r>
      <w:r>
        <w:rPr>
          <w:rFonts w:cs="Arial"/>
          <w:b/>
        </w:rPr>
        <w:t xml:space="preserve">. </w:t>
      </w:r>
      <w:r>
        <w:rPr>
          <w:rFonts w:cs="Arial"/>
        </w:rPr>
        <w:t>2018 Disponível em:</w:t>
      </w:r>
    </w:p>
    <w:p w14:paraId="7F5A3146" w14:textId="0F04F565" w:rsidR="00555E48" w:rsidRDefault="00555E48" w:rsidP="00555E48">
      <w:pPr>
        <w:spacing w:after="0"/>
        <w:rPr>
          <w:rFonts w:cs="Arial"/>
        </w:rPr>
      </w:pPr>
      <w:r>
        <w:rPr>
          <w:rFonts w:cs="Arial"/>
        </w:rPr>
        <w:t>&lt;</w:t>
      </w:r>
      <w:r w:rsidRPr="00555E48">
        <w:rPr>
          <w:rFonts w:cs="Arial"/>
        </w:rPr>
        <w:t>https://marketingsemgravata.com.br/dados-da-internet-no-brasil-em-2018</w:t>
      </w:r>
      <w:r w:rsidRPr="00CF0402">
        <w:rPr>
          <w:rFonts w:cs="Arial"/>
        </w:rPr>
        <w:t xml:space="preserve">/&gt;. Acesso em: </w:t>
      </w:r>
      <w:r>
        <w:rPr>
          <w:rFonts w:cs="Arial"/>
        </w:rPr>
        <w:t>13</w:t>
      </w:r>
      <w:r w:rsidRPr="00CF0402">
        <w:rPr>
          <w:rFonts w:cs="Arial"/>
        </w:rPr>
        <w:t xml:space="preserve"> </w:t>
      </w:r>
      <w:r>
        <w:rPr>
          <w:rFonts w:cs="Arial"/>
        </w:rPr>
        <w:t>nov</w:t>
      </w:r>
      <w:r w:rsidRPr="00CF0402">
        <w:rPr>
          <w:rFonts w:cs="Arial"/>
        </w:rPr>
        <w:t>. 2018.</w:t>
      </w:r>
    </w:p>
    <w:p w14:paraId="6F7667CF" w14:textId="77777777" w:rsidR="00555E48" w:rsidRPr="00555E48" w:rsidRDefault="00555E48" w:rsidP="00CF0402">
      <w:pPr>
        <w:spacing w:after="0"/>
        <w:rPr>
          <w:rFonts w:cs="Arial"/>
        </w:rPr>
      </w:pPr>
    </w:p>
    <w:p w14:paraId="39D1E826" w14:textId="08D5B8FE" w:rsidR="00CF0402" w:rsidRDefault="00555E48" w:rsidP="00CF0402">
      <w:pPr>
        <w:spacing w:after="0"/>
        <w:rPr>
          <w:rFonts w:cs="Arial"/>
        </w:rPr>
      </w:pPr>
      <w:proofErr w:type="spellStart"/>
      <w:r>
        <w:rPr>
          <w:rFonts w:cs="Arial"/>
        </w:rPr>
        <w:t>Tecmundo</w:t>
      </w:r>
      <w:proofErr w:type="spellEnd"/>
      <w:r>
        <w:rPr>
          <w:rFonts w:cs="Arial"/>
        </w:rPr>
        <w:t xml:space="preserve">. </w:t>
      </w:r>
      <w:r w:rsidRPr="00555E48">
        <w:rPr>
          <w:rFonts w:cs="Arial"/>
          <w:b/>
        </w:rPr>
        <w:t>3 bilhões: cerca de 40% da população mundial usa redes sociais ativamente</w:t>
      </w:r>
      <w:r>
        <w:rPr>
          <w:rFonts w:cs="Arial"/>
          <w:b/>
        </w:rPr>
        <w:t xml:space="preserve">. </w:t>
      </w:r>
      <w:r>
        <w:rPr>
          <w:rFonts w:cs="Arial"/>
        </w:rPr>
        <w:t>2017 Disponível em:</w:t>
      </w:r>
    </w:p>
    <w:p w14:paraId="33318D42" w14:textId="4FE3AFB8" w:rsidR="00555E48" w:rsidRDefault="00555E48" w:rsidP="00555E48">
      <w:pPr>
        <w:spacing w:after="0"/>
        <w:rPr>
          <w:rFonts w:cs="Arial"/>
        </w:rPr>
      </w:pPr>
      <w:r>
        <w:rPr>
          <w:rFonts w:cs="Arial"/>
        </w:rPr>
        <w:t>&lt;</w:t>
      </w:r>
      <w:r w:rsidRPr="00555E48">
        <w:t xml:space="preserve"> </w:t>
      </w:r>
      <w:r w:rsidRPr="00555E48">
        <w:rPr>
          <w:rFonts w:cs="Arial"/>
        </w:rPr>
        <w:t>https://www.tecmundo.com.br/internet/120484-3-bilhoes-cerca-40-populacao-mundial-usa-redes-sociais-ativamente.htm</w:t>
      </w:r>
      <w:r>
        <w:rPr>
          <w:rFonts w:cs="Arial"/>
        </w:rPr>
        <w:t>/</w:t>
      </w:r>
      <w:r w:rsidRPr="00CF0402">
        <w:rPr>
          <w:rFonts w:cs="Arial"/>
        </w:rPr>
        <w:t xml:space="preserve">&gt;. Acesso em: </w:t>
      </w:r>
      <w:r>
        <w:rPr>
          <w:rFonts w:cs="Arial"/>
        </w:rPr>
        <w:t>13</w:t>
      </w:r>
      <w:r w:rsidRPr="00CF0402">
        <w:rPr>
          <w:rFonts w:cs="Arial"/>
        </w:rPr>
        <w:t xml:space="preserve"> </w:t>
      </w:r>
      <w:r>
        <w:rPr>
          <w:rFonts w:cs="Arial"/>
        </w:rPr>
        <w:t>nov</w:t>
      </w:r>
      <w:r w:rsidRPr="00CF0402">
        <w:rPr>
          <w:rFonts w:cs="Arial"/>
        </w:rPr>
        <w:t>. 2018.</w:t>
      </w:r>
    </w:p>
    <w:p w14:paraId="0A26AD23" w14:textId="77777777" w:rsidR="00555E48" w:rsidRPr="00555E48" w:rsidRDefault="00555E48" w:rsidP="00CF0402">
      <w:pPr>
        <w:spacing w:after="0"/>
        <w:rPr>
          <w:rFonts w:cs="Arial"/>
        </w:rPr>
      </w:pPr>
    </w:p>
    <w:p w14:paraId="4CEA3A72" w14:textId="3BC2879D" w:rsidR="00555E48" w:rsidRDefault="009C19B9" w:rsidP="00555E48">
      <w:pPr>
        <w:spacing w:after="0"/>
        <w:rPr>
          <w:rFonts w:cs="Arial"/>
        </w:rPr>
      </w:pPr>
      <w:r>
        <w:rPr>
          <w:rFonts w:cs="Arial"/>
        </w:rPr>
        <w:t>Estadão</w:t>
      </w:r>
      <w:r w:rsidR="00555E48">
        <w:rPr>
          <w:rFonts w:cs="Arial"/>
        </w:rPr>
        <w:t xml:space="preserve">. </w:t>
      </w:r>
      <w:r w:rsidRPr="009C19B9">
        <w:rPr>
          <w:rFonts w:cs="Arial"/>
          <w:b/>
        </w:rPr>
        <w:t>Indústria fonográfica cresceu 17,9% no Brasil em 2017</w:t>
      </w:r>
      <w:r w:rsidR="00555E48">
        <w:rPr>
          <w:rFonts w:cs="Arial"/>
          <w:b/>
        </w:rPr>
        <w:t xml:space="preserve">. </w:t>
      </w:r>
      <w:r w:rsidR="00555E48">
        <w:rPr>
          <w:rFonts w:cs="Arial"/>
        </w:rPr>
        <w:t>201</w:t>
      </w:r>
      <w:r>
        <w:rPr>
          <w:rFonts w:cs="Arial"/>
        </w:rPr>
        <w:t>8</w:t>
      </w:r>
      <w:r w:rsidR="00555E48">
        <w:rPr>
          <w:rFonts w:cs="Arial"/>
        </w:rPr>
        <w:t xml:space="preserve"> Disponível em:</w:t>
      </w:r>
    </w:p>
    <w:p w14:paraId="50D0F497" w14:textId="2CE80180" w:rsidR="00555E48" w:rsidRDefault="00555E48" w:rsidP="00555E48">
      <w:pPr>
        <w:spacing w:after="0"/>
        <w:rPr>
          <w:rFonts w:cs="Arial"/>
        </w:rPr>
      </w:pPr>
      <w:r>
        <w:rPr>
          <w:rFonts w:cs="Arial"/>
        </w:rPr>
        <w:t>&lt;</w:t>
      </w:r>
      <w:r w:rsidRPr="00555E48">
        <w:t xml:space="preserve"> </w:t>
      </w:r>
      <w:r w:rsidR="009C19B9" w:rsidRPr="009C19B9">
        <w:rPr>
          <w:rFonts w:cs="Arial"/>
        </w:rPr>
        <w:t>https://cultura.estadao.com.br/noticias/musica,industria-fonografica-cresceu-17-9-no-brasil-em-2017,70002281868</w:t>
      </w:r>
      <w:r>
        <w:rPr>
          <w:rFonts w:cs="Arial"/>
        </w:rPr>
        <w:t>/</w:t>
      </w:r>
      <w:r w:rsidRPr="00CF0402">
        <w:rPr>
          <w:rFonts w:cs="Arial"/>
        </w:rPr>
        <w:t xml:space="preserve">&gt;. Acesso em: </w:t>
      </w:r>
      <w:r>
        <w:rPr>
          <w:rFonts w:cs="Arial"/>
        </w:rPr>
        <w:t>13</w:t>
      </w:r>
      <w:r w:rsidRPr="00CF0402">
        <w:rPr>
          <w:rFonts w:cs="Arial"/>
        </w:rPr>
        <w:t xml:space="preserve"> </w:t>
      </w:r>
      <w:r>
        <w:rPr>
          <w:rFonts w:cs="Arial"/>
        </w:rPr>
        <w:t>nov</w:t>
      </w:r>
      <w:r w:rsidRPr="00CF0402">
        <w:rPr>
          <w:rFonts w:cs="Arial"/>
        </w:rPr>
        <w:t>. 2018.</w:t>
      </w:r>
    </w:p>
    <w:p w14:paraId="047110D8" w14:textId="40A9CB54" w:rsidR="00E11AC6" w:rsidRDefault="00E11AC6" w:rsidP="0092124A">
      <w:pPr>
        <w:spacing w:after="0"/>
        <w:rPr>
          <w:rFonts w:cs="Arial"/>
        </w:rPr>
      </w:pPr>
    </w:p>
    <w:p w14:paraId="23BF80EB" w14:textId="77777777" w:rsidR="002F179D" w:rsidRDefault="002F179D" w:rsidP="0092124A">
      <w:pPr>
        <w:spacing w:after="0"/>
        <w:rPr>
          <w:rFonts w:cs="Arial"/>
        </w:rPr>
      </w:pPr>
    </w:p>
    <w:p w14:paraId="70D746BD" w14:textId="54426D35" w:rsidR="00DF6D66" w:rsidRDefault="00DF6D66" w:rsidP="0092124A">
      <w:pPr>
        <w:spacing w:after="0"/>
        <w:rPr>
          <w:rFonts w:cs="Arial"/>
        </w:rPr>
      </w:pPr>
    </w:p>
    <w:p w14:paraId="6E93FC5D" w14:textId="773CC4C8" w:rsidR="00F25B42" w:rsidRDefault="00F25B42" w:rsidP="00C33C55">
      <w:pPr>
        <w:rPr>
          <w:rFonts w:cs="Arial"/>
        </w:rPr>
      </w:pPr>
    </w:p>
    <w:p w14:paraId="4420E72D" w14:textId="77777777" w:rsidR="009C4C99" w:rsidRDefault="009C4C99" w:rsidP="00C33C55">
      <w:pPr>
        <w:rPr>
          <w:rFonts w:cs="Arial"/>
        </w:rPr>
      </w:pPr>
    </w:p>
    <w:p w14:paraId="4F2A4380" w14:textId="77777777" w:rsidR="00B41C69" w:rsidRPr="001D6ABB" w:rsidRDefault="00B41C69" w:rsidP="00C33C55">
      <w:pPr>
        <w:rPr>
          <w:rFonts w:cs="Arial"/>
        </w:rPr>
      </w:pPr>
    </w:p>
    <w:p w14:paraId="70C7CAAB" w14:textId="77777777" w:rsidR="00F563D4" w:rsidRPr="00D850C8" w:rsidRDefault="00F563D4" w:rsidP="00461AD3">
      <w:pPr>
        <w:tabs>
          <w:tab w:val="left" w:pos="709"/>
        </w:tabs>
        <w:rPr>
          <w:rFonts w:cs="Arial"/>
          <w:b/>
          <w:sz w:val="28"/>
          <w:szCs w:val="28"/>
        </w:rPr>
      </w:pPr>
      <w:r w:rsidRPr="00D850C8">
        <w:rPr>
          <w:rFonts w:cs="Arial"/>
          <w:b/>
          <w:sz w:val="28"/>
          <w:szCs w:val="28"/>
        </w:rPr>
        <w:br w:type="page"/>
      </w:r>
    </w:p>
    <w:p w14:paraId="5D2DF5C3" w14:textId="77777777" w:rsidR="000273C9" w:rsidRDefault="000273C9" w:rsidP="00DC3209">
      <w:pPr>
        <w:pStyle w:val="Ttulo2"/>
        <w:tabs>
          <w:tab w:val="left" w:pos="709"/>
        </w:tabs>
        <w:spacing w:before="0" w:after="240" w:line="360" w:lineRule="auto"/>
        <w:jc w:val="center"/>
        <w:rPr>
          <w:sz w:val="24"/>
          <w:szCs w:val="24"/>
        </w:rPr>
      </w:pPr>
    </w:p>
    <w:p w14:paraId="1E4A9B42" w14:textId="77777777" w:rsidR="000273C9" w:rsidRDefault="000273C9" w:rsidP="00DC3209">
      <w:pPr>
        <w:pStyle w:val="Ttulo2"/>
        <w:tabs>
          <w:tab w:val="left" w:pos="709"/>
        </w:tabs>
        <w:spacing w:before="0" w:after="240" w:line="360" w:lineRule="auto"/>
        <w:jc w:val="center"/>
        <w:rPr>
          <w:sz w:val="24"/>
          <w:szCs w:val="24"/>
        </w:rPr>
      </w:pPr>
    </w:p>
    <w:p w14:paraId="522F5A3D" w14:textId="77777777" w:rsidR="000273C9" w:rsidRDefault="000273C9" w:rsidP="00DC3209">
      <w:pPr>
        <w:pStyle w:val="Ttulo2"/>
        <w:tabs>
          <w:tab w:val="left" w:pos="709"/>
        </w:tabs>
        <w:spacing w:before="0" w:after="240" w:line="360" w:lineRule="auto"/>
        <w:jc w:val="center"/>
        <w:rPr>
          <w:sz w:val="24"/>
          <w:szCs w:val="24"/>
        </w:rPr>
      </w:pPr>
    </w:p>
    <w:p w14:paraId="590A39E9" w14:textId="77777777" w:rsidR="000273C9" w:rsidRDefault="000273C9" w:rsidP="00DC3209">
      <w:pPr>
        <w:pStyle w:val="Ttulo2"/>
        <w:tabs>
          <w:tab w:val="left" w:pos="709"/>
        </w:tabs>
        <w:spacing w:before="0" w:after="240" w:line="360" w:lineRule="auto"/>
        <w:jc w:val="center"/>
        <w:rPr>
          <w:sz w:val="24"/>
          <w:szCs w:val="24"/>
        </w:rPr>
      </w:pPr>
    </w:p>
    <w:p w14:paraId="11D23783" w14:textId="77777777" w:rsidR="000273C9" w:rsidRDefault="000273C9" w:rsidP="00DC3209">
      <w:pPr>
        <w:pStyle w:val="Ttulo2"/>
        <w:tabs>
          <w:tab w:val="left" w:pos="709"/>
        </w:tabs>
        <w:spacing w:before="0" w:after="240" w:line="360" w:lineRule="auto"/>
        <w:jc w:val="center"/>
        <w:rPr>
          <w:sz w:val="24"/>
          <w:szCs w:val="24"/>
        </w:rPr>
      </w:pPr>
    </w:p>
    <w:p w14:paraId="7B95F389" w14:textId="77777777" w:rsidR="000273C9" w:rsidRDefault="000273C9" w:rsidP="00DC3209">
      <w:pPr>
        <w:pStyle w:val="Ttulo2"/>
        <w:tabs>
          <w:tab w:val="left" w:pos="709"/>
        </w:tabs>
        <w:spacing w:before="0" w:after="240" w:line="360" w:lineRule="auto"/>
        <w:jc w:val="center"/>
        <w:rPr>
          <w:sz w:val="24"/>
          <w:szCs w:val="24"/>
        </w:rPr>
      </w:pPr>
    </w:p>
    <w:p w14:paraId="78E94B15" w14:textId="77777777" w:rsidR="000273C9" w:rsidRDefault="000273C9" w:rsidP="00DC3209">
      <w:pPr>
        <w:pStyle w:val="Ttulo2"/>
        <w:tabs>
          <w:tab w:val="left" w:pos="709"/>
        </w:tabs>
        <w:spacing w:before="0" w:after="240" w:line="360" w:lineRule="auto"/>
        <w:jc w:val="center"/>
        <w:rPr>
          <w:sz w:val="24"/>
          <w:szCs w:val="24"/>
        </w:rPr>
      </w:pPr>
    </w:p>
    <w:p w14:paraId="753B7ABF" w14:textId="77777777" w:rsidR="000273C9" w:rsidRDefault="000273C9" w:rsidP="00DC3209">
      <w:pPr>
        <w:pStyle w:val="Ttulo2"/>
        <w:tabs>
          <w:tab w:val="left" w:pos="709"/>
        </w:tabs>
        <w:spacing w:before="0" w:after="240" w:line="360" w:lineRule="auto"/>
        <w:jc w:val="center"/>
        <w:rPr>
          <w:sz w:val="24"/>
          <w:szCs w:val="24"/>
        </w:rPr>
      </w:pPr>
    </w:p>
    <w:p w14:paraId="21E31CB4" w14:textId="5E34A85A" w:rsidR="000273C9" w:rsidRDefault="000273C9" w:rsidP="00DC3209">
      <w:pPr>
        <w:pStyle w:val="Ttulo2"/>
        <w:tabs>
          <w:tab w:val="left" w:pos="709"/>
        </w:tabs>
        <w:spacing w:before="0" w:after="240" w:line="360" w:lineRule="auto"/>
        <w:jc w:val="center"/>
        <w:rPr>
          <w:sz w:val="24"/>
          <w:szCs w:val="24"/>
        </w:rPr>
      </w:pPr>
    </w:p>
    <w:p w14:paraId="122D35B0" w14:textId="77777777" w:rsidR="000273C9" w:rsidRDefault="000273C9" w:rsidP="00DC3209">
      <w:pPr>
        <w:pStyle w:val="Ttulo2"/>
        <w:tabs>
          <w:tab w:val="left" w:pos="709"/>
        </w:tabs>
        <w:spacing w:before="0" w:after="240" w:line="360" w:lineRule="auto"/>
        <w:jc w:val="center"/>
        <w:rPr>
          <w:sz w:val="24"/>
          <w:szCs w:val="24"/>
        </w:rPr>
      </w:pPr>
    </w:p>
    <w:p w14:paraId="7894B284" w14:textId="644F47B1" w:rsidR="009E72B1" w:rsidRPr="00567F5A" w:rsidRDefault="009E72B1" w:rsidP="00DC3209">
      <w:pPr>
        <w:pStyle w:val="Ttulo2"/>
        <w:tabs>
          <w:tab w:val="left" w:pos="709"/>
        </w:tabs>
        <w:spacing w:before="0" w:after="240" w:line="360" w:lineRule="auto"/>
        <w:jc w:val="center"/>
        <w:rPr>
          <w:sz w:val="24"/>
          <w:szCs w:val="24"/>
        </w:rPr>
      </w:pPr>
      <w:bookmarkStart w:id="44" w:name="_Toc532523512"/>
      <w:r w:rsidRPr="00567F5A">
        <w:rPr>
          <w:sz w:val="24"/>
          <w:szCs w:val="24"/>
        </w:rPr>
        <w:t xml:space="preserve">Apêndice A </w:t>
      </w:r>
      <w:r w:rsidR="00152E0F">
        <w:rPr>
          <w:sz w:val="24"/>
          <w:szCs w:val="24"/>
        </w:rPr>
        <w:t>–</w:t>
      </w:r>
      <w:r w:rsidR="00FD2AC4">
        <w:rPr>
          <w:sz w:val="24"/>
          <w:szCs w:val="24"/>
        </w:rPr>
        <w:t xml:space="preserve"> Entrevista</w:t>
      </w:r>
      <w:r w:rsidR="00152E0F">
        <w:rPr>
          <w:sz w:val="24"/>
          <w:szCs w:val="24"/>
        </w:rPr>
        <w:t xml:space="preserve"> Artista</w:t>
      </w:r>
      <w:bookmarkEnd w:id="44"/>
    </w:p>
    <w:p w14:paraId="1A1A3363" w14:textId="3CA6E41A" w:rsidR="000273C9" w:rsidRDefault="000273C9" w:rsidP="009E72B1">
      <w:pPr>
        <w:pStyle w:val="Legenda"/>
        <w:jc w:val="center"/>
        <w:rPr>
          <w:color w:val="auto"/>
          <w:sz w:val="22"/>
          <w:szCs w:val="22"/>
        </w:rPr>
      </w:pPr>
      <w:bookmarkStart w:id="45" w:name="_Toc459043592"/>
    </w:p>
    <w:p w14:paraId="69899F6C" w14:textId="34B15CFA" w:rsidR="000273C9" w:rsidRDefault="000273C9" w:rsidP="000273C9"/>
    <w:p w14:paraId="1348AE47" w14:textId="665289E5" w:rsidR="00FD2AC4" w:rsidRDefault="00FD2AC4" w:rsidP="000273C9"/>
    <w:p w14:paraId="07810790" w14:textId="7C0BCBF7" w:rsidR="00FD2AC4" w:rsidRDefault="00FD2AC4" w:rsidP="000273C9"/>
    <w:p w14:paraId="6B9CCCD2" w14:textId="796A8B7F" w:rsidR="00FD2AC4" w:rsidRDefault="00FD2AC4" w:rsidP="000273C9"/>
    <w:p w14:paraId="0776870B" w14:textId="692766DE" w:rsidR="00FD2AC4" w:rsidRDefault="00FD2AC4" w:rsidP="000273C9"/>
    <w:p w14:paraId="27A2437E" w14:textId="17040162" w:rsidR="00FD2AC4" w:rsidRDefault="00FD2AC4" w:rsidP="000273C9"/>
    <w:p w14:paraId="0FB5C075" w14:textId="4AA4F04A" w:rsidR="00FD2AC4" w:rsidRDefault="00FD2AC4" w:rsidP="000273C9"/>
    <w:p w14:paraId="34A33208" w14:textId="73C32D00" w:rsidR="00FD2AC4" w:rsidRDefault="00FD2AC4" w:rsidP="000273C9"/>
    <w:p w14:paraId="21A25FE0" w14:textId="6D44C60D" w:rsidR="00FD2AC4" w:rsidRDefault="00FD2AC4" w:rsidP="000273C9"/>
    <w:p w14:paraId="026ECAFA" w14:textId="6F6D7BCF" w:rsidR="00FD2AC4" w:rsidRDefault="00FD2AC4" w:rsidP="000273C9"/>
    <w:p w14:paraId="5633ADBC" w14:textId="179CE7AE" w:rsidR="00FD2AC4" w:rsidRDefault="00FD2AC4" w:rsidP="000273C9"/>
    <w:p w14:paraId="7970C4A4" w14:textId="7634BDE3" w:rsidR="00FD2AC4" w:rsidRDefault="00FD2AC4" w:rsidP="000273C9"/>
    <w:p w14:paraId="6065A679" w14:textId="0DE77278" w:rsidR="00FD2AC4" w:rsidRDefault="00FD2AC4" w:rsidP="000273C9">
      <w:r w:rsidRPr="00FD2AC4">
        <w:rPr>
          <w:b/>
        </w:rPr>
        <w:lastRenderedPageBreak/>
        <w:t>Data</w:t>
      </w:r>
      <w:r>
        <w:rPr>
          <w:b/>
        </w:rPr>
        <w:t xml:space="preserve">: </w:t>
      </w:r>
      <w:r>
        <w:t>23/11/2018</w:t>
      </w:r>
    </w:p>
    <w:p w14:paraId="031F207E" w14:textId="5C2E2C68" w:rsidR="00FD2AC4" w:rsidRDefault="00FD2AC4" w:rsidP="000273C9"/>
    <w:p w14:paraId="726A792F" w14:textId="68BA3544" w:rsidR="00FD2AC4" w:rsidRPr="00FD2AC4" w:rsidRDefault="00FD2AC4" w:rsidP="000273C9">
      <w:pPr>
        <w:rPr>
          <w:b/>
        </w:rPr>
      </w:pPr>
      <w:r w:rsidRPr="00FD2AC4">
        <w:rPr>
          <w:b/>
        </w:rPr>
        <w:t>Dados do entrevistador</w:t>
      </w:r>
    </w:p>
    <w:p w14:paraId="26115181" w14:textId="658E4977" w:rsidR="00FD2AC4" w:rsidRDefault="00FD2AC4" w:rsidP="000273C9">
      <w:r>
        <w:t xml:space="preserve">Nome: Régis </w:t>
      </w:r>
      <w:proofErr w:type="spellStart"/>
      <w:r>
        <w:t>Ropke</w:t>
      </w:r>
      <w:proofErr w:type="spellEnd"/>
      <w:r>
        <w:t xml:space="preserve"> </w:t>
      </w:r>
      <w:proofErr w:type="spellStart"/>
      <w:r>
        <w:t>Bartz</w:t>
      </w:r>
      <w:proofErr w:type="spellEnd"/>
    </w:p>
    <w:p w14:paraId="1EA5362B" w14:textId="351659E7" w:rsidR="00FD2AC4" w:rsidRDefault="00FD2AC4" w:rsidP="000273C9">
      <w:r>
        <w:t>Curso: Tecnologias de Sistemas para internet</w:t>
      </w:r>
    </w:p>
    <w:p w14:paraId="3583BE72" w14:textId="163944E0" w:rsidR="00FD2AC4" w:rsidRDefault="00FD2AC4" w:rsidP="000273C9">
      <w:r>
        <w:t xml:space="preserve">E-mail: </w:t>
      </w:r>
      <w:hyperlink r:id="rId20" w:history="1">
        <w:r w:rsidRPr="007C61B6">
          <w:rPr>
            <w:rStyle w:val="Hyperlink"/>
          </w:rPr>
          <w:t>regisrb028@gmail.com</w:t>
        </w:r>
      </w:hyperlink>
    </w:p>
    <w:p w14:paraId="42021F70" w14:textId="0090B7D0" w:rsidR="00FD2AC4" w:rsidRDefault="00FD2AC4" w:rsidP="000273C9">
      <w:r>
        <w:t>Telefone: (53)</w:t>
      </w:r>
      <w:r w:rsidR="00380F56">
        <w:t>98463-7685</w:t>
      </w:r>
    </w:p>
    <w:p w14:paraId="4AE86594" w14:textId="77777777" w:rsidR="00380F56" w:rsidRDefault="00380F56" w:rsidP="000273C9"/>
    <w:p w14:paraId="482201B2" w14:textId="1CE10BDC" w:rsidR="00380F56" w:rsidRPr="00380F56" w:rsidRDefault="00380F56" w:rsidP="000273C9">
      <w:pPr>
        <w:rPr>
          <w:b/>
        </w:rPr>
      </w:pPr>
      <w:r>
        <w:rPr>
          <w:b/>
        </w:rPr>
        <w:t>Dados do entrevistado</w:t>
      </w:r>
    </w:p>
    <w:p w14:paraId="5D9C187A" w14:textId="6DB2211B" w:rsidR="000273C9" w:rsidRDefault="00380F56" w:rsidP="000273C9">
      <w:r>
        <w:t xml:space="preserve">Nome: Daniel </w:t>
      </w:r>
      <w:proofErr w:type="spellStart"/>
      <w:r>
        <w:t>Andrioli</w:t>
      </w:r>
      <w:proofErr w:type="spellEnd"/>
      <w:r>
        <w:t xml:space="preserve"> </w:t>
      </w:r>
      <w:proofErr w:type="spellStart"/>
      <w:r>
        <w:t>Rasch</w:t>
      </w:r>
      <w:proofErr w:type="spellEnd"/>
    </w:p>
    <w:p w14:paraId="3B503613" w14:textId="66B4D849" w:rsidR="000273C9" w:rsidRPr="000273C9" w:rsidRDefault="00380F56" w:rsidP="000273C9">
      <w:r>
        <w:t xml:space="preserve">E-mail: </w:t>
      </w:r>
      <w:r w:rsidR="00DE4127" w:rsidRPr="00DE4127">
        <w:t>daniel.rasch@yahoo.com.br</w:t>
      </w:r>
    </w:p>
    <w:p w14:paraId="6F03A155" w14:textId="77777777" w:rsidR="000273C9" w:rsidRDefault="000273C9" w:rsidP="009E72B1">
      <w:pPr>
        <w:pStyle w:val="Legenda"/>
        <w:jc w:val="center"/>
        <w:rPr>
          <w:color w:val="auto"/>
          <w:sz w:val="22"/>
          <w:szCs w:val="22"/>
        </w:rPr>
      </w:pPr>
    </w:p>
    <w:bookmarkEnd w:id="45"/>
    <w:p w14:paraId="21507876" w14:textId="2135B476" w:rsidR="00470EB5" w:rsidRDefault="00470EB5" w:rsidP="00496DD0">
      <w:pPr>
        <w:pStyle w:val="Ttulo2"/>
        <w:tabs>
          <w:tab w:val="left" w:pos="709"/>
        </w:tabs>
        <w:spacing w:before="0" w:after="240" w:line="360" w:lineRule="auto"/>
        <w:jc w:val="center"/>
        <w:rPr>
          <w:sz w:val="24"/>
          <w:szCs w:val="24"/>
        </w:rPr>
      </w:pPr>
    </w:p>
    <w:p w14:paraId="2458E5E4" w14:textId="01781933" w:rsidR="00C64401" w:rsidRDefault="00C64401" w:rsidP="00C64401"/>
    <w:p w14:paraId="1D1B7A24" w14:textId="22A56B75" w:rsidR="00470EB5" w:rsidRDefault="00152E0F" w:rsidP="00152E0F">
      <w:pPr>
        <w:pStyle w:val="Ttulo2"/>
        <w:tabs>
          <w:tab w:val="left" w:pos="709"/>
        </w:tabs>
        <w:spacing w:before="0" w:after="240" w:line="360" w:lineRule="auto"/>
        <w:rPr>
          <w:sz w:val="24"/>
          <w:szCs w:val="24"/>
        </w:rPr>
      </w:pPr>
      <w:bookmarkStart w:id="46" w:name="_Toc532468018"/>
      <w:bookmarkStart w:id="47" w:name="_Toc532520090"/>
      <w:bookmarkStart w:id="48" w:name="_Toc532523513"/>
      <w:r>
        <w:rPr>
          <w:sz w:val="24"/>
          <w:szCs w:val="24"/>
        </w:rPr>
        <w:t>INTRODUÇÃO</w:t>
      </w:r>
      <w:bookmarkEnd w:id="46"/>
      <w:bookmarkEnd w:id="47"/>
      <w:bookmarkEnd w:id="48"/>
    </w:p>
    <w:p w14:paraId="3F183AC0" w14:textId="4EEB4AA3" w:rsidR="00152E0F" w:rsidRDefault="00152E0F" w:rsidP="00152E0F">
      <w:r>
        <w:tab/>
        <w:t>Este trabalho de graduação do curso de Tecnologias de Sistema para Internet visa atuar na área da música, através de um sistema que possa unir bandas em eventos.</w:t>
      </w:r>
    </w:p>
    <w:p w14:paraId="339B2204" w14:textId="706299FA" w:rsidR="00152E0F" w:rsidRDefault="00152E0F" w:rsidP="00152E0F">
      <w:r>
        <w:tab/>
        <w:t>Esta entrevista tem como objetivo buscar informações dos pontos que o sistema irá abranger, levantando requisitos para o planejamento e desenvolvimento da aplicação.</w:t>
      </w:r>
    </w:p>
    <w:p w14:paraId="11BA0AFA" w14:textId="2943D5BD" w:rsidR="00152E0F" w:rsidRDefault="00152E0F" w:rsidP="00152E0F"/>
    <w:p w14:paraId="2A6B80FD" w14:textId="79402EC4" w:rsidR="00152E0F" w:rsidRDefault="00152E0F" w:rsidP="00152E0F"/>
    <w:p w14:paraId="2E4F12A2" w14:textId="2A8AAD64" w:rsidR="00152E0F" w:rsidRDefault="00152E0F" w:rsidP="00152E0F"/>
    <w:p w14:paraId="252A9552" w14:textId="6DAF22E8" w:rsidR="00152E0F" w:rsidRDefault="00152E0F" w:rsidP="00152E0F"/>
    <w:p w14:paraId="72DB205B" w14:textId="5B75297C" w:rsidR="00152E0F" w:rsidRDefault="00152E0F" w:rsidP="00152E0F"/>
    <w:p w14:paraId="38C55F93" w14:textId="06F068F7" w:rsidR="00152E0F" w:rsidRDefault="00152E0F" w:rsidP="00152E0F"/>
    <w:p w14:paraId="04D4C183" w14:textId="71107C07" w:rsidR="00152E0F" w:rsidRDefault="00152E0F" w:rsidP="00152E0F"/>
    <w:p w14:paraId="207316A6" w14:textId="3D5DA93C" w:rsidR="00152E0F" w:rsidRPr="002F634D" w:rsidRDefault="00152E0F" w:rsidP="00A152BE">
      <w:pPr>
        <w:spacing w:line="360" w:lineRule="auto"/>
        <w:rPr>
          <w:b/>
          <w:sz w:val="28"/>
          <w:szCs w:val="28"/>
        </w:rPr>
      </w:pPr>
      <w:r w:rsidRPr="002F634D">
        <w:rPr>
          <w:b/>
          <w:sz w:val="28"/>
          <w:szCs w:val="28"/>
        </w:rPr>
        <w:lastRenderedPageBreak/>
        <w:t>QUESTIONÁRIO</w:t>
      </w:r>
    </w:p>
    <w:p w14:paraId="4D322E2D" w14:textId="192243D9" w:rsidR="00152E0F" w:rsidRDefault="00152E0F" w:rsidP="00A152BE">
      <w:pPr>
        <w:spacing w:line="360" w:lineRule="auto"/>
        <w:rPr>
          <w:b/>
        </w:rPr>
      </w:pPr>
    </w:p>
    <w:p w14:paraId="57A2CD0A" w14:textId="5FE1A49D" w:rsidR="00D232D7" w:rsidRPr="002F634D" w:rsidRDefault="00D232D7" w:rsidP="00A152BE">
      <w:pPr>
        <w:pStyle w:val="PargrafodaLista"/>
        <w:numPr>
          <w:ilvl w:val="0"/>
          <w:numId w:val="17"/>
        </w:numPr>
        <w:spacing w:line="360" w:lineRule="auto"/>
        <w:rPr>
          <w:b/>
        </w:rPr>
      </w:pPr>
      <w:r w:rsidRPr="00D232D7">
        <w:rPr>
          <w:b/>
        </w:rPr>
        <w:t>- Como você(s) ficam sabendo de eventos:</w:t>
      </w:r>
    </w:p>
    <w:p w14:paraId="46E3F32F" w14:textId="168D5A7D" w:rsidR="00D232D7" w:rsidRPr="00D232D7" w:rsidRDefault="00D232D7" w:rsidP="00A152BE">
      <w:pPr>
        <w:pStyle w:val="PargrafodaLista"/>
        <w:spacing w:line="360" w:lineRule="auto"/>
      </w:pPr>
      <w:r>
        <w:t>Quando é evento regional, mais por redes sociais, quando tem evento maior, fico sabendo por jornal.</w:t>
      </w:r>
    </w:p>
    <w:p w14:paraId="4E47C8F3" w14:textId="5EA1441F" w:rsidR="00470EB5" w:rsidRDefault="00D232D7" w:rsidP="00A152BE">
      <w:pPr>
        <w:pStyle w:val="Ttulo2"/>
        <w:numPr>
          <w:ilvl w:val="0"/>
          <w:numId w:val="17"/>
        </w:numPr>
        <w:tabs>
          <w:tab w:val="left" w:pos="709"/>
        </w:tabs>
        <w:spacing w:before="0" w:after="240" w:line="360" w:lineRule="auto"/>
        <w:rPr>
          <w:sz w:val="24"/>
          <w:szCs w:val="24"/>
        </w:rPr>
      </w:pPr>
      <w:bookmarkStart w:id="49" w:name="_Toc532468019"/>
      <w:bookmarkStart w:id="50" w:name="_Toc532520091"/>
      <w:bookmarkStart w:id="51" w:name="_Toc532523514"/>
      <w:r w:rsidRPr="00D232D7">
        <w:rPr>
          <w:sz w:val="24"/>
          <w:szCs w:val="24"/>
        </w:rPr>
        <w:t>- Como vocês fazem para participar/demonstrar interesse em participar do evento?</w:t>
      </w:r>
      <w:bookmarkEnd w:id="49"/>
      <w:bookmarkEnd w:id="50"/>
      <w:bookmarkEnd w:id="51"/>
    </w:p>
    <w:p w14:paraId="6BBF3259" w14:textId="58B93472" w:rsidR="00D232D7" w:rsidRDefault="00D232D7" w:rsidP="00A152BE">
      <w:pPr>
        <w:spacing w:line="360" w:lineRule="auto"/>
        <w:ind w:left="708"/>
      </w:pPr>
      <w:r>
        <w:t>Basicamente em cima de redes sociais, em especial o facebook., mas quando é uma banda grande, que já tenha um nome, fica mais fácil a comunicação, até mesmo com amigos.</w:t>
      </w:r>
    </w:p>
    <w:p w14:paraId="68F03281" w14:textId="2849D265" w:rsidR="00D232D7" w:rsidRPr="00D232D7" w:rsidRDefault="00D232D7" w:rsidP="00A152BE">
      <w:pPr>
        <w:pStyle w:val="PargrafodaLista"/>
        <w:numPr>
          <w:ilvl w:val="0"/>
          <w:numId w:val="17"/>
        </w:numPr>
        <w:spacing w:after="160" w:line="360" w:lineRule="auto"/>
        <w:rPr>
          <w:rFonts w:cs="Arial"/>
          <w:b/>
          <w:szCs w:val="24"/>
        </w:rPr>
      </w:pPr>
      <w:r w:rsidRPr="00D232D7">
        <w:rPr>
          <w:b/>
        </w:rPr>
        <w:t xml:space="preserve">-  </w:t>
      </w:r>
      <w:r w:rsidRPr="00D232D7">
        <w:rPr>
          <w:rFonts w:cs="Arial"/>
          <w:b/>
          <w:szCs w:val="24"/>
        </w:rPr>
        <w:t>Vocês já tiveram o interesse em participar de um evento e não conseguiram contato com o organizador?</w:t>
      </w:r>
    </w:p>
    <w:p w14:paraId="020F840F" w14:textId="554A55AD" w:rsidR="00D232D7" w:rsidRDefault="00D232D7" w:rsidP="00A152BE">
      <w:pPr>
        <w:pStyle w:val="PargrafodaLista"/>
        <w:spacing w:after="160" w:line="360" w:lineRule="auto"/>
      </w:pPr>
      <w:r>
        <w:t xml:space="preserve">Em partes sim, mas a maior parte dos eventos, nós participamos por terem </w:t>
      </w:r>
      <w:r w:rsidR="002F634D">
        <w:t>nos convidados, já tive experiencia de tentar participar de um evento, que era em São Paulo, porém não obtive resposta d</w:t>
      </w:r>
      <w:r w:rsidR="00DE4127">
        <w:t>a</w:t>
      </w:r>
      <w:r w:rsidR="002F634D">
        <w:t xml:space="preserve"> </w:t>
      </w:r>
      <w:r w:rsidR="00DE4127">
        <w:t>organização</w:t>
      </w:r>
      <w:r w:rsidR="002F634D">
        <w:t>.</w:t>
      </w:r>
    </w:p>
    <w:p w14:paraId="260403F2" w14:textId="0318118A" w:rsidR="002F634D" w:rsidRDefault="002F634D" w:rsidP="00A152BE">
      <w:pPr>
        <w:pStyle w:val="PargrafodaLista"/>
        <w:spacing w:after="160" w:line="360" w:lineRule="auto"/>
      </w:pPr>
    </w:p>
    <w:p w14:paraId="0CC9182D" w14:textId="6E74F360" w:rsidR="002F634D" w:rsidRDefault="002F634D" w:rsidP="00A152BE">
      <w:pPr>
        <w:pStyle w:val="PargrafodaLista"/>
        <w:numPr>
          <w:ilvl w:val="0"/>
          <w:numId w:val="17"/>
        </w:numPr>
        <w:spacing w:after="160" w:line="360" w:lineRule="auto"/>
        <w:rPr>
          <w:rFonts w:cs="Arial"/>
          <w:b/>
          <w:szCs w:val="24"/>
        </w:rPr>
      </w:pPr>
      <w:r w:rsidRPr="002F634D">
        <w:rPr>
          <w:b/>
        </w:rPr>
        <w:t xml:space="preserve">- </w:t>
      </w:r>
      <w:r>
        <w:rPr>
          <w:b/>
        </w:rPr>
        <w:t xml:space="preserve"> </w:t>
      </w:r>
      <w:r w:rsidRPr="002F634D">
        <w:rPr>
          <w:rFonts w:cs="Arial"/>
          <w:b/>
          <w:szCs w:val="24"/>
        </w:rPr>
        <w:t>Quais tipos de redes sociais ou sites de música vocês utilizam para divulgar a banda?</w:t>
      </w:r>
    </w:p>
    <w:p w14:paraId="17A989A3" w14:textId="56A745C5" w:rsidR="002F634D" w:rsidRDefault="002F634D" w:rsidP="00A152BE">
      <w:pPr>
        <w:pStyle w:val="PargrafodaLista"/>
        <w:spacing w:after="160" w:line="360" w:lineRule="auto"/>
        <w:rPr>
          <w:rFonts w:cs="Arial"/>
          <w:b/>
          <w:szCs w:val="24"/>
        </w:rPr>
      </w:pPr>
    </w:p>
    <w:p w14:paraId="6A2C73DA" w14:textId="1F0B1E3B" w:rsidR="002F634D" w:rsidRPr="002F634D" w:rsidRDefault="00FF2063" w:rsidP="00A152BE">
      <w:pPr>
        <w:pStyle w:val="PargrafodaLista"/>
        <w:spacing w:after="160" w:line="360" w:lineRule="auto"/>
        <w:rPr>
          <w:rFonts w:cs="Arial"/>
          <w:szCs w:val="24"/>
        </w:rPr>
      </w:pPr>
      <w:r>
        <w:rPr>
          <w:rFonts w:cs="Arial"/>
          <w:szCs w:val="24"/>
        </w:rPr>
        <w:t xml:space="preserve">Facebook e </w:t>
      </w:r>
      <w:proofErr w:type="spellStart"/>
      <w:r>
        <w:rPr>
          <w:rFonts w:cs="Arial"/>
          <w:szCs w:val="24"/>
        </w:rPr>
        <w:t>soundclound</w:t>
      </w:r>
      <w:proofErr w:type="spellEnd"/>
      <w:r w:rsidR="00A152BE">
        <w:rPr>
          <w:rFonts w:cs="Arial"/>
          <w:szCs w:val="24"/>
        </w:rPr>
        <w:t>.</w:t>
      </w:r>
    </w:p>
    <w:p w14:paraId="0C54CFC1" w14:textId="77777777" w:rsidR="002F634D" w:rsidRDefault="002F634D" w:rsidP="00A152BE">
      <w:pPr>
        <w:pStyle w:val="PargrafodaLista"/>
        <w:spacing w:after="160" w:line="360" w:lineRule="auto"/>
        <w:rPr>
          <w:rFonts w:cs="Arial"/>
          <w:b/>
          <w:szCs w:val="24"/>
        </w:rPr>
      </w:pPr>
    </w:p>
    <w:p w14:paraId="72024E9E" w14:textId="77777777" w:rsidR="002F634D" w:rsidRDefault="002F634D" w:rsidP="00A152BE">
      <w:pPr>
        <w:pStyle w:val="PargrafodaLista"/>
        <w:spacing w:after="160" w:line="360" w:lineRule="auto"/>
        <w:rPr>
          <w:rFonts w:cs="Arial"/>
          <w:b/>
          <w:szCs w:val="24"/>
        </w:rPr>
      </w:pPr>
    </w:p>
    <w:p w14:paraId="4A86FCB7" w14:textId="0171882D" w:rsidR="002F634D" w:rsidRDefault="002F634D" w:rsidP="00A152BE">
      <w:pPr>
        <w:pStyle w:val="PargrafodaLista"/>
        <w:numPr>
          <w:ilvl w:val="0"/>
          <w:numId w:val="17"/>
        </w:numPr>
        <w:spacing w:after="160" w:line="360" w:lineRule="auto"/>
        <w:rPr>
          <w:rFonts w:cs="Arial"/>
          <w:b/>
          <w:szCs w:val="24"/>
        </w:rPr>
      </w:pPr>
      <w:r w:rsidRPr="002F634D">
        <w:rPr>
          <w:b/>
        </w:rPr>
        <w:t>-</w:t>
      </w:r>
      <w:r>
        <w:rPr>
          <w:b/>
        </w:rPr>
        <w:t xml:space="preserve"> </w:t>
      </w:r>
      <w:r w:rsidRPr="002F634D">
        <w:rPr>
          <w:rFonts w:cs="Arial"/>
          <w:b/>
          <w:szCs w:val="24"/>
        </w:rPr>
        <w:t xml:space="preserve"> Acharia importante ter um sistema que pudesse cadastrar a banda, divulgar sua música e ver quais eventos estão perto de você?</w:t>
      </w:r>
    </w:p>
    <w:p w14:paraId="7B81D6BF" w14:textId="3F186AA1" w:rsidR="00FF2063" w:rsidRDefault="00FF2063" w:rsidP="00A152BE">
      <w:pPr>
        <w:pStyle w:val="PargrafodaLista"/>
        <w:spacing w:after="160" w:line="360" w:lineRule="auto"/>
        <w:rPr>
          <w:b/>
        </w:rPr>
      </w:pPr>
    </w:p>
    <w:p w14:paraId="7FEBBDD0" w14:textId="483B834A" w:rsidR="002F634D" w:rsidRDefault="00FF2063" w:rsidP="00A152BE">
      <w:pPr>
        <w:pStyle w:val="PargrafodaLista"/>
        <w:spacing w:after="160" w:line="360" w:lineRule="auto"/>
        <w:rPr>
          <w:rFonts w:cs="Arial"/>
          <w:szCs w:val="24"/>
        </w:rPr>
      </w:pPr>
      <w:r>
        <w:rPr>
          <w:rFonts w:cs="Arial"/>
          <w:szCs w:val="24"/>
        </w:rPr>
        <w:t>Acho muito importante, principalmente para incentivar e promover o artista local, até por que o facebook não tem foco na música.</w:t>
      </w:r>
    </w:p>
    <w:p w14:paraId="2E2883D4" w14:textId="77777777" w:rsidR="00FF2063" w:rsidRPr="00FF2063" w:rsidRDefault="00FF2063" w:rsidP="00A152BE">
      <w:pPr>
        <w:pStyle w:val="PargrafodaLista"/>
        <w:spacing w:after="160" w:line="360" w:lineRule="auto"/>
        <w:rPr>
          <w:rFonts w:cs="Arial"/>
          <w:szCs w:val="24"/>
        </w:rPr>
      </w:pPr>
    </w:p>
    <w:p w14:paraId="1D79054C" w14:textId="63561C9A" w:rsidR="00FF2063" w:rsidRDefault="00FF2063" w:rsidP="00A152BE">
      <w:pPr>
        <w:pStyle w:val="PargrafodaLista"/>
        <w:numPr>
          <w:ilvl w:val="0"/>
          <w:numId w:val="17"/>
        </w:numPr>
        <w:spacing w:after="160" w:line="360" w:lineRule="auto"/>
        <w:rPr>
          <w:rFonts w:cs="Arial"/>
          <w:b/>
          <w:szCs w:val="24"/>
        </w:rPr>
      </w:pPr>
      <w:r>
        <w:rPr>
          <w:rFonts w:cs="Arial"/>
          <w:b/>
          <w:szCs w:val="24"/>
        </w:rPr>
        <w:t xml:space="preserve">-  </w:t>
      </w:r>
      <w:r w:rsidRPr="002F634D">
        <w:rPr>
          <w:rFonts w:cs="Arial"/>
          <w:b/>
          <w:szCs w:val="24"/>
        </w:rPr>
        <w:t>Que tipo de funcionalidade deveria ter ao seu ver, a fim de facilitar o contato da banda com os eventos?</w:t>
      </w:r>
    </w:p>
    <w:p w14:paraId="79942FCF" w14:textId="44FB1FAB" w:rsidR="00FF2063" w:rsidRDefault="00FF2063" w:rsidP="00A152BE">
      <w:pPr>
        <w:pStyle w:val="PargrafodaLista"/>
        <w:spacing w:after="160" w:line="360" w:lineRule="auto"/>
        <w:rPr>
          <w:rFonts w:cs="Arial"/>
          <w:b/>
          <w:szCs w:val="24"/>
        </w:rPr>
      </w:pPr>
    </w:p>
    <w:p w14:paraId="70FACC8B" w14:textId="7234CAED" w:rsidR="00FF2063" w:rsidRPr="00FF2063" w:rsidRDefault="00FF2063" w:rsidP="00A152BE">
      <w:pPr>
        <w:pStyle w:val="PargrafodaLista"/>
        <w:spacing w:after="160" w:line="360" w:lineRule="auto"/>
        <w:rPr>
          <w:rFonts w:cs="Arial"/>
          <w:szCs w:val="24"/>
        </w:rPr>
      </w:pPr>
      <w:r>
        <w:rPr>
          <w:rFonts w:cs="Arial"/>
          <w:szCs w:val="24"/>
        </w:rPr>
        <w:lastRenderedPageBreak/>
        <w:t xml:space="preserve">Acharia importante ter um perfil para o artista poder mostrar seu trabalho, seja com músicas ou </w:t>
      </w:r>
      <w:proofErr w:type="spellStart"/>
      <w:r>
        <w:rPr>
          <w:rFonts w:cs="Arial"/>
          <w:szCs w:val="24"/>
        </w:rPr>
        <w:t>ate</w:t>
      </w:r>
      <w:proofErr w:type="spellEnd"/>
      <w:r>
        <w:rPr>
          <w:rFonts w:cs="Arial"/>
          <w:szCs w:val="24"/>
        </w:rPr>
        <w:t xml:space="preserve"> mesmo vídeos, e essa aproximação de quem toca com quem organiza é</w:t>
      </w:r>
      <w:r w:rsidR="00A152BE">
        <w:rPr>
          <w:rFonts w:cs="Arial"/>
          <w:szCs w:val="24"/>
        </w:rPr>
        <w:t xml:space="preserve"> muito</w:t>
      </w:r>
      <w:r>
        <w:rPr>
          <w:rFonts w:cs="Arial"/>
          <w:szCs w:val="24"/>
        </w:rPr>
        <w:t xml:space="preserve"> importante.</w:t>
      </w:r>
    </w:p>
    <w:p w14:paraId="3724120F" w14:textId="77777777" w:rsidR="002F634D" w:rsidRPr="002F634D" w:rsidRDefault="002F634D" w:rsidP="00A152BE">
      <w:pPr>
        <w:pStyle w:val="PargrafodaLista"/>
        <w:spacing w:line="360" w:lineRule="auto"/>
        <w:rPr>
          <w:rFonts w:cs="Arial"/>
          <w:b/>
          <w:szCs w:val="24"/>
        </w:rPr>
      </w:pPr>
    </w:p>
    <w:p w14:paraId="3D25029A" w14:textId="1F19C162" w:rsidR="002F634D" w:rsidRPr="002F634D" w:rsidRDefault="002F634D" w:rsidP="00A152BE">
      <w:pPr>
        <w:pStyle w:val="PargrafodaLista"/>
        <w:numPr>
          <w:ilvl w:val="0"/>
          <w:numId w:val="17"/>
        </w:numPr>
        <w:spacing w:after="160" w:line="360" w:lineRule="auto"/>
        <w:rPr>
          <w:rFonts w:cs="Arial"/>
          <w:b/>
          <w:szCs w:val="24"/>
        </w:rPr>
      </w:pPr>
      <w:r>
        <w:rPr>
          <w:rFonts w:cs="Arial"/>
          <w:b/>
          <w:szCs w:val="24"/>
        </w:rPr>
        <w:t xml:space="preserve">- </w:t>
      </w:r>
      <w:r w:rsidR="00A152BE" w:rsidRPr="002F634D">
        <w:rPr>
          <w:rFonts w:cs="Arial"/>
          <w:b/>
          <w:szCs w:val="24"/>
        </w:rPr>
        <w:t>Você</w:t>
      </w:r>
      <w:r w:rsidRPr="002F634D">
        <w:rPr>
          <w:rFonts w:cs="Arial"/>
          <w:b/>
          <w:szCs w:val="24"/>
        </w:rPr>
        <w:t xml:space="preserve"> usaria um sistema que fizesse esse contato?</w:t>
      </w:r>
    </w:p>
    <w:p w14:paraId="157146B3" w14:textId="41EF723A" w:rsidR="002F634D" w:rsidRDefault="002F634D" w:rsidP="002F634D">
      <w:pPr>
        <w:pStyle w:val="PargrafodaLista"/>
        <w:spacing w:after="160" w:line="259" w:lineRule="auto"/>
        <w:rPr>
          <w:rFonts w:cs="Arial"/>
          <w:b/>
          <w:szCs w:val="24"/>
        </w:rPr>
      </w:pPr>
    </w:p>
    <w:p w14:paraId="19FDE3C1" w14:textId="3F051120" w:rsidR="00A152BE" w:rsidRPr="00A152BE" w:rsidRDefault="00A152BE" w:rsidP="002F634D">
      <w:pPr>
        <w:pStyle w:val="PargrafodaLista"/>
        <w:spacing w:after="160" w:line="259" w:lineRule="auto"/>
        <w:rPr>
          <w:rFonts w:cs="Arial"/>
          <w:szCs w:val="24"/>
        </w:rPr>
      </w:pPr>
      <w:r>
        <w:rPr>
          <w:rFonts w:cs="Arial"/>
          <w:szCs w:val="24"/>
        </w:rPr>
        <w:t>Usaria, com certeza.</w:t>
      </w:r>
    </w:p>
    <w:p w14:paraId="074FC778" w14:textId="77777777" w:rsidR="00A152BE" w:rsidRPr="002F634D" w:rsidRDefault="00A152BE" w:rsidP="002F634D">
      <w:pPr>
        <w:pStyle w:val="PargrafodaLista"/>
        <w:spacing w:after="160" w:line="259" w:lineRule="auto"/>
        <w:rPr>
          <w:rFonts w:cs="Arial"/>
          <w:b/>
          <w:szCs w:val="24"/>
        </w:rPr>
      </w:pPr>
    </w:p>
    <w:p w14:paraId="4D659E91" w14:textId="3062AE17" w:rsidR="002F634D" w:rsidRPr="00D232D7" w:rsidRDefault="002F634D" w:rsidP="00D232D7">
      <w:pPr>
        <w:pStyle w:val="PargrafodaLista"/>
        <w:spacing w:after="160" w:line="259" w:lineRule="auto"/>
      </w:pPr>
    </w:p>
    <w:p w14:paraId="47405B8C" w14:textId="77777777" w:rsidR="00D232D7" w:rsidRPr="00D232D7" w:rsidRDefault="00D232D7" w:rsidP="00D232D7">
      <w:pPr>
        <w:pStyle w:val="PargrafodaLista"/>
        <w:spacing w:after="160" w:line="259" w:lineRule="auto"/>
        <w:rPr>
          <w:rFonts w:cs="Arial"/>
          <w:b/>
          <w:szCs w:val="24"/>
        </w:rPr>
      </w:pPr>
    </w:p>
    <w:p w14:paraId="1B099045" w14:textId="3601FACE" w:rsidR="00D232D7" w:rsidRPr="00D232D7" w:rsidRDefault="00D232D7" w:rsidP="00D232D7">
      <w:pPr>
        <w:rPr>
          <w:b/>
        </w:rPr>
      </w:pPr>
    </w:p>
    <w:p w14:paraId="274A0B53" w14:textId="29931821" w:rsidR="00D232D7" w:rsidRDefault="00D232D7" w:rsidP="00D232D7">
      <w:pPr>
        <w:ind w:left="708"/>
        <w:rPr>
          <w:b/>
        </w:rPr>
      </w:pPr>
    </w:p>
    <w:p w14:paraId="0B116FE6" w14:textId="36FE9017" w:rsidR="006F6F00" w:rsidRDefault="006F6F00" w:rsidP="00D232D7">
      <w:pPr>
        <w:ind w:left="708"/>
        <w:rPr>
          <w:b/>
        </w:rPr>
      </w:pPr>
    </w:p>
    <w:p w14:paraId="5EEA8B69" w14:textId="66F318CE" w:rsidR="006F6F00" w:rsidRDefault="006F6F00" w:rsidP="00D232D7">
      <w:pPr>
        <w:ind w:left="708"/>
        <w:rPr>
          <w:b/>
        </w:rPr>
      </w:pPr>
    </w:p>
    <w:p w14:paraId="170B72A0" w14:textId="2D392B29" w:rsidR="006F6F00" w:rsidRDefault="006F6F00" w:rsidP="00D232D7">
      <w:pPr>
        <w:ind w:left="708"/>
        <w:rPr>
          <w:b/>
        </w:rPr>
      </w:pPr>
    </w:p>
    <w:p w14:paraId="05397EDE" w14:textId="09C4BC41" w:rsidR="006F6F00" w:rsidRDefault="006F6F00" w:rsidP="00D232D7">
      <w:pPr>
        <w:ind w:left="708"/>
        <w:rPr>
          <w:b/>
        </w:rPr>
      </w:pPr>
    </w:p>
    <w:p w14:paraId="5B76C687" w14:textId="76AB1CBB" w:rsidR="006F6F00" w:rsidRDefault="006F6F00" w:rsidP="00D232D7">
      <w:pPr>
        <w:ind w:left="708"/>
        <w:rPr>
          <w:b/>
        </w:rPr>
      </w:pPr>
    </w:p>
    <w:p w14:paraId="1D7A1D29" w14:textId="70BD5EAC" w:rsidR="006F6F00" w:rsidRDefault="006F6F00" w:rsidP="00D232D7">
      <w:pPr>
        <w:ind w:left="708"/>
        <w:rPr>
          <w:b/>
        </w:rPr>
      </w:pPr>
    </w:p>
    <w:p w14:paraId="2BE5CFD7" w14:textId="2A633F8D" w:rsidR="006F6F00" w:rsidRDefault="006F6F00" w:rsidP="00D232D7">
      <w:pPr>
        <w:ind w:left="708"/>
        <w:rPr>
          <w:b/>
        </w:rPr>
      </w:pPr>
    </w:p>
    <w:p w14:paraId="3C89D2E6" w14:textId="0E6C90C2" w:rsidR="006F6F00" w:rsidRDefault="006F6F00" w:rsidP="00D232D7">
      <w:pPr>
        <w:ind w:left="708"/>
        <w:rPr>
          <w:b/>
        </w:rPr>
      </w:pPr>
    </w:p>
    <w:p w14:paraId="75FA15B9" w14:textId="162063B4" w:rsidR="006F6F00" w:rsidRDefault="006F6F00" w:rsidP="00D232D7">
      <w:pPr>
        <w:ind w:left="708"/>
        <w:rPr>
          <w:b/>
        </w:rPr>
      </w:pPr>
    </w:p>
    <w:p w14:paraId="739DAFDA" w14:textId="037038A2" w:rsidR="006F6F00" w:rsidRDefault="006F6F00" w:rsidP="00D232D7">
      <w:pPr>
        <w:ind w:left="708"/>
        <w:rPr>
          <w:b/>
        </w:rPr>
      </w:pPr>
    </w:p>
    <w:p w14:paraId="03394AD7" w14:textId="47F8BF1F" w:rsidR="006F6F00" w:rsidRDefault="006F6F00" w:rsidP="00D232D7">
      <w:pPr>
        <w:ind w:left="708"/>
        <w:rPr>
          <w:b/>
        </w:rPr>
      </w:pPr>
    </w:p>
    <w:p w14:paraId="2CC8D7C4" w14:textId="300A39F8" w:rsidR="006F6F00" w:rsidRDefault="006F6F00" w:rsidP="00D232D7">
      <w:pPr>
        <w:ind w:left="708"/>
        <w:rPr>
          <w:b/>
        </w:rPr>
      </w:pPr>
    </w:p>
    <w:p w14:paraId="135EA8AD" w14:textId="3179B690" w:rsidR="006F6F00" w:rsidRDefault="006F6F00" w:rsidP="00D232D7">
      <w:pPr>
        <w:ind w:left="708"/>
        <w:rPr>
          <w:b/>
        </w:rPr>
      </w:pPr>
    </w:p>
    <w:p w14:paraId="255D7141" w14:textId="0CCE9445" w:rsidR="006F6F00" w:rsidRDefault="006F6F00" w:rsidP="00D232D7">
      <w:pPr>
        <w:ind w:left="708"/>
        <w:rPr>
          <w:b/>
        </w:rPr>
      </w:pPr>
    </w:p>
    <w:p w14:paraId="6C1AE3BF" w14:textId="5E9FF791" w:rsidR="006F6F00" w:rsidRDefault="006F6F00" w:rsidP="00D232D7">
      <w:pPr>
        <w:ind w:left="708"/>
        <w:rPr>
          <w:b/>
        </w:rPr>
      </w:pPr>
    </w:p>
    <w:p w14:paraId="39E96625" w14:textId="4A006591" w:rsidR="006F6F00" w:rsidRDefault="006F6F00" w:rsidP="00D232D7">
      <w:pPr>
        <w:ind w:left="708"/>
        <w:rPr>
          <w:b/>
        </w:rPr>
      </w:pPr>
    </w:p>
    <w:p w14:paraId="0C455A80" w14:textId="5BAD866A" w:rsidR="006F6F00" w:rsidRDefault="006F6F00" w:rsidP="00D232D7">
      <w:pPr>
        <w:ind w:left="708"/>
        <w:rPr>
          <w:b/>
        </w:rPr>
      </w:pPr>
    </w:p>
    <w:p w14:paraId="2B0A66E7" w14:textId="491A6FF4" w:rsidR="006F6F00" w:rsidRDefault="006F6F00" w:rsidP="00D232D7">
      <w:pPr>
        <w:ind w:left="708"/>
        <w:rPr>
          <w:b/>
        </w:rPr>
      </w:pPr>
    </w:p>
    <w:p w14:paraId="1645BAC9" w14:textId="0C1B6E04" w:rsidR="006F6F00" w:rsidRDefault="006F6F00" w:rsidP="00D232D7">
      <w:pPr>
        <w:ind w:left="708"/>
        <w:rPr>
          <w:b/>
        </w:rPr>
      </w:pPr>
    </w:p>
    <w:p w14:paraId="13583D63" w14:textId="3B37BFB4" w:rsidR="006F6F00" w:rsidRDefault="006F6F00" w:rsidP="00D232D7">
      <w:pPr>
        <w:ind w:left="708"/>
        <w:rPr>
          <w:b/>
        </w:rPr>
      </w:pPr>
    </w:p>
    <w:p w14:paraId="64C233D4" w14:textId="094B4B3F" w:rsidR="006F6F00" w:rsidRDefault="006F6F00" w:rsidP="00D232D7">
      <w:pPr>
        <w:ind w:left="708"/>
        <w:rPr>
          <w:b/>
        </w:rPr>
      </w:pPr>
    </w:p>
    <w:p w14:paraId="289273B3" w14:textId="156D5C44" w:rsidR="006F6F00" w:rsidRDefault="006F6F00" w:rsidP="00D232D7">
      <w:pPr>
        <w:ind w:left="708"/>
        <w:rPr>
          <w:b/>
        </w:rPr>
      </w:pPr>
    </w:p>
    <w:p w14:paraId="1F79660F" w14:textId="0F4D209F" w:rsidR="006F6F00" w:rsidRDefault="006F6F00" w:rsidP="00D232D7">
      <w:pPr>
        <w:ind w:left="708"/>
        <w:rPr>
          <w:b/>
        </w:rPr>
      </w:pPr>
    </w:p>
    <w:p w14:paraId="1CE93F11" w14:textId="3B2537B5" w:rsidR="006F6F00" w:rsidRDefault="006F6F00" w:rsidP="00D232D7">
      <w:pPr>
        <w:ind w:left="708"/>
        <w:rPr>
          <w:b/>
        </w:rPr>
      </w:pPr>
    </w:p>
    <w:p w14:paraId="1DD6EE00" w14:textId="77777777" w:rsidR="006F6F00" w:rsidRPr="00D232D7" w:rsidRDefault="006F6F00" w:rsidP="00D232D7">
      <w:pPr>
        <w:ind w:left="708"/>
        <w:rPr>
          <w:b/>
        </w:rPr>
      </w:pPr>
    </w:p>
    <w:p w14:paraId="649F6CD0" w14:textId="77777777" w:rsidR="00D232D7" w:rsidRPr="00D232D7" w:rsidRDefault="00D232D7" w:rsidP="00D232D7">
      <w:pPr>
        <w:pStyle w:val="PargrafodaLista"/>
      </w:pPr>
    </w:p>
    <w:p w14:paraId="732A7DA2" w14:textId="77777777" w:rsidR="00D232D7" w:rsidRPr="00D232D7" w:rsidRDefault="00D232D7" w:rsidP="00D232D7"/>
    <w:p w14:paraId="7A3B1F3F" w14:textId="77777777" w:rsidR="00470EB5" w:rsidRDefault="00470EB5" w:rsidP="00496DD0">
      <w:pPr>
        <w:pStyle w:val="Ttulo2"/>
        <w:tabs>
          <w:tab w:val="left" w:pos="709"/>
        </w:tabs>
        <w:spacing w:before="0" w:after="240" w:line="360" w:lineRule="auto"/>
        <w:jc w:val="center"/>
        <w:rPr>
          <w:sz w:val="24"/>
          <w:szCs w:val="24"/>
        </w:rPr>
      </w:pPr>
    </w:p>
    <w:p w14:paraId="05DB8D13" w14:textId="77777777" w:rsidR="00470EB5" w:rsidRDefault="00470EB5" w:rsidP="00496DD0">
      <w:pPr>
        <w:pStyle w:val="Ttulo2"/>
        <w:tabs>
          <w:tab w:val="left" w:pos="709"/>
        </w:tabs>
        <w:spacing w:before="0" w:after="240" w:line="360" w:lineRule="auto"/>
        <w:jc w:val="center"/>
        <w:rPr>
          <w:sz w:val="24"/>
          <w:szCs w:val="24"/>
        </w:rPr>
      </w:pPr>
    </w:p>
    <w:p w14:paraId="23098025" w14:textId="77777777" w:rsidR="00470EB5" w:rsidRDefault="00470EB5" w:rsidP="00496DD0">
      <w:pPr>
        <w:pStyle w:val="Ttulo2"/>
        <w:tabs>
          <w:tab w:val="left" w:pos="709"/>
        </w:tabs>
        <w:spacing w:before="0" w:after="240" w:line="360" w:lineRule="auto"/>
        <w:jc w:val="center"/>
        <w:rPr>
          <w:sz w:val="24"/>
          <w:szCs w:val="24"/>
        </w:rPr>
      </w:pPr>
    </w:p>
    <w:p w14:paraId="2D3360F3" w14:textId="77777777" w:rsidR="00470EB5" w:rsidRDefault="00470EB5" w:rsidP="00496DD0">
      <w:pPr>
        <w:pStyle w:val="Ttulo2"/>
        <w:tabs>
          <w:tab w:val="left" w:pos="709"/>
        </w:tabs>
        <w:spacing w:before="0" w:after="240" w:line="360" w:lineRule="auto"/>
        <w:jc w:val="center"/>
        <w:rPr>
          <w:sz w:val="24"/>
          <w:szCs w:val="24"/>
        </w:rPr>
      </w:pPr>
    </w:p>
    <w:p w14:paraId="5320B44A" w14:textId="77777777" w:rsidR="00470EB5" w:rsidRDefault="00470EB5" w:rsidP="00496DD0">
      <w:pPr>
        <w:pStyle w:val="Ttulo2"/>
        <w:tabs>
          <w:tab w:val="left" w:pos="709"/>
        </w:tabs>
        <w:spacing w:before="0" w:after="240" w:line="360" w:lineRule="auto"/>
        <w:jc w:val="center"/>
        <w:rPr>
          <w:sz w:val="24"/>
          <w:szCs w:val="24"/>
        </w:rPr>
      </w:pPr>
    </w:p>
    <w:p w14:paraId="39A6C55E" w14:textId="77777777" w:rsidR="00470EB5" w:rsidRDefault="00470EB5" w:rsidP="00496DD0">
      <w:pPr>
        <w:pStyle w:val="Ttulo2"/>
        <w:tabs>
          <w:tab w:val="left" w:pos="709"/>
        </w:tabs>
        <w:spacing w:before="0" w:after="240" w:line="360" w:lineRule="auto"/>
        <w:jc w:val="center"/>
        <w:rPr>
          <w:sz w:val="24"/>
          <w:szCs w:val="24"/>
        </w:rPr>
      </w:pPr>
    </w:p>
    <w:p w14:paraId="3CAF9A8A" w14:textId="7AAEA599" w:rsidR="00496DD0" w:rsidRPr="00AC5E80" w:rsidRDefault="006F6F00" w:rsidP="00496DD0">
      <w:pPr>
        <w:pStyle w:val="Ttulo2"/>
        <w:tabs>
          <w:tab w:val="left" w:pos="709"/>
        </w:tabs>
        <w:spacing w:before="0" w:after="240" w:line="360" w:lineRule="auto"/>
        <w:jc w:val="center"/>
        <w:rPr>
          <w:sz w:val="24"/>
          <w:szCs w:val="24"/>
        </w:rPr>
      </w:pPr>
      <w:bookmarkStart w:id="52" w:name="_Toc532523515"/>
      <w:r>
        <w:rPr>
          <w:sz w:val="24"/>
          <w:szCs w:val="24"/>
        </w:rPr>
        <w:t>Apêndice – B Entrevista com promotor de eventos</w:t>
      </w:r>
      <w:bookmarkEnd w:id="52"/>
    </w:p>
    <w:p w14:paraId="4EFFFC4D" w14:textId="77777777" w:rsidR="00470EB5" w:rsidRDefault="00470EB5" w:rsidP="00BE5568">
      <w:pPr>
        <w:pStyle w:val="Legenda"/>
        <w:jc w:val="center"/>
        <w:rPr>
          <w:color w:val="auto"/>
          <w:sz w:val="20"/>
          <w:szCs w:val="20"/>
        </w:rPr>
      </w:pPr>
    </w:p>
    <w:p w14:paraId="1AB7253F" w14:textId="77777777" w:rsidR="00470EB5" w:rsidRDefault="00470EB5" w:rsidP="00BE5568">
      <w:pPr>
        <w:pStyle w:val="Legenda"/>
        <w:jc w:val="center"/>
        <w:rPr>
          <w:color w:val="auto"/>
          <w:sz w:val="20"/>
          <w:szCs w:val="20"/>
        </w:rPr>
      </w:pPr>
    </w:p>
    <w:p w14:paraId="05C90BE7" w14:textId="77777777" w:rsidR="00470EB5" w:rsidRDefault="00470EB5" w:rsidP="00BE5568">
      <w:pPr>
        <w:pStyle w:val="Legenda"/>
        <w:jc w:val="center"/>
        <w:rPr>
          <w:color w:val="auto"/>
          <w:sz w:val="20"/>
          <w:szCs w:val="20"/>
        </w:rPr>
      </w:pPr>
    </w:p>
    <w:p w14:paraId="2D53CF7D" w14:textId="77777777" w:rsidR="00470EB5" w:rsidRDefault="00470EB5" w:rsidP="00BE5568">
      <w:pPr>
        <w:pStyle w:val="Legenda"/>
        <w:jc w:val="center"/>
        <w:rPr>
          <w:color w:val="auto"/>
          <w:sz w:val="20"/>
          <w:szCs w:val="20"/>
        </w:rPr>
      </w:pPr>
    </w:p>
    <w:p w14:paraId="08DBC423" w14:textId="77777777" w:rsidR="00470EB5" w:rsidRDefault="00470EB5" w:rsidP="00BE5568">
      <w:pPr>
        <w:pStyle w:val="Legenda"/>
        <w:jc w:val="center"/>
        <w:rPr>
          <w:color w:val="auto"/>
          <w:sz w:val="20"/>
          <w:szCs w:val="20"/>
        </w:rPr>
      </w:pPr>
    </w:p>
    <w:p w14:paraId="0DCE2B8D" w14:textId="6DE5C0AF" w:rsidR="00470EB5" w:rsidRDefault="00470EB5" w:rsidP="00BE5568">
      <w:pPr>
        <w:pStyle w:val="Legenda"/>
        <w:jc w:val="center"/>
        <w:rPr>
          <w:color w:val="auto"/>
          <w:sz w:val="20"/>
          <w:szCs w:val="20"/>
        </w:rPr>
      </w:pPr>
    </w:p>
    <w:p w14:paraId="221DDE81" w14:textId="6EEDC81D" w:rsidR="00C64401" w:rsidRDefault="00C64401" w:rsidP="00C64401"/>
    <w:p w14:paraId="3322E4CA" w14:textId="77777777" w:rsidR="00C64401" w:rsidRPr="00C64401" w:rsidRDefault="00C64401" w:rsidP="00C64401"/>
    <w:p w14:paraId="1F8DD46C" w14:textId="77777777" w:rsidR="00470EB5" w:rsidRDefault="00470EB5" w:rsidP="00BE5568">
      <w:pPr>
        <w:pStyle w:val="Legenda"/>
        <w:jc w:val="center"/>
        <w:rPr>
          <w:color w:val="auto"/>
          <w:sz w:val="20"/>
          <w:szCs w:val="20"/>
        </w:rPr>
      </w:pPr>
    </w:p>
    <w:p w14:paraId="69D1BA98" w14:textId="77777777" w:rsidR="00470EB5" w:rsidRDefault="00470EB5" w:rsidP="00BE5568">
      <w:pPr>
        <w:pStyle w:val="Legenda"/>
        <w:jc w:val="center"/>
        <w:rPr>
          <w:color w:val="auto"/>
          <w:sz w:val="20"/>
          <w:szCs w:val="20"/>
        </w:rPr>
      </w:pPr>
    </w:p>
    <w:p w14:paraId="738490E0" w14:textId="1913D605" w:rsidR="00470EB5" w:rsidRDefault="00470EB5" w:rsidP="00BE5568">
      <w:pPr>
        <w:pStyle w:val="Legenda"/>
        <w:jc w:val="center"/>
        <w:rPr>
          <w:color w:val="auto"/>
          <w:sz w:val="20"/>
          <w:szCs w:val="20"/>
        </w:rPr>
      </w:pPr>
    </w:p>
    <w:p w14:paraId="395D5641" w14:textId="6C7B3B86" w:rsidR="006F6F00" w:rsidRDefault="006F6F00" w:rsidP="006F6F00">
      <w:r w:rsidRPr="00FD2AC4">
        <w:rPr>
          <w:b/>
        </w:rPr>
        <w:lastRenderedPageBreak/>
        <w:t>Data</w:t>
      </w:r>
      <w:r>
        <w:rPr>
          <w:b/>
        </w:rPr>
        <w:t xml:space="preserve">: </w:t>
      </w:r>
      <w:r>
        <w:t>27/11/2018</w:t>
      </w:r>
    </w:p>
    <w:p w14:paraId="4CC2DCDF" w14:textId="77777777" w:rsidR="006F6F00" w:rsidRDefault="006F6F00" w:rsidP="006F6F00"/>
    <w:p w14:paraId="6AA02802" w14:textId="77777777" w:rsidR="006F6F00" w:rsidRPr="00FD2AC4" w:rsidRDefault="006F6F00" w:rsidP="006F6F00">
      <w:pPr>
        <w:rPr>
          <w:b/>
        </w:rPr>
      </w:pPr>
      <w:r w:rsidRPr="00FD2AC4">
        <w:rPr>
          <w:b/>
        </w:rPr>
        <w:t>Dados do entrevistador</w:t>
      </w:r>
    </w:p>
    <w:p w14:paraId="1D2BBC21" w14:textId="77777777" w:rsidR="006F6F00" w:rsidRDefault="006F6F00" w:rsidP="006F6F00">
      <w:r>
        <w:t xml:space="preserve">Nome: Régis </w:t>
      </w:r>
      <w:proofErr w:type="spellStart"/>
      <w:r>
        <w:t>Ropke</w:t>
      </w:r>
      <w:proofErr w:type="spellEnd"/>
      <w:r>
        <w:t xml:space="preserve"> </w:t>
      </w:r>
      <w:proofErr w:type="spellStart"/>
      <w:r>
        <w:t>Bartz</w:t>
      </w:r>
      <w:proofErr w:type="spellEnd"/>
    </w:p>
    <w:p w14:paraId="31DD0AF1" w14:textId="77777777" w:rsidR="006F6F00" w:rsidRDefault="006F6F00" w:rsidP="006F6F00">
      <w:r>
        <w:t>Curso: Tecnologias de Sistemas para internet</w:t>
      </w:r>
    </w:p>
    <w:p w14:paraId="07F987EF" w14:textId="77777777" w:rsidR="006F6F00" w:rsidRDefault="006F6F00" w:rsidP="006F6F00">
      <w:r>
        <w:t xml:space="preserve">E-mail: </w:t>
      </w:r>
      <w:hyperlink r:id="rId21" w:history="1">
        <w:r w:rsidRPr="007C61B6">
          <w:rPr>
            <w:rStyle w:val="Hyperlink"/>
          </w:rPr>
          <w:t>regisrb028@gmail.com</w:t>
        </w:r>
      </w:hyperlink>
    </w:p>
    <w:p w14:paraId="0AE0A123" w14:textId="77777777" w:rsidR="006F6F00" w:rsidRDefault="006F6F00" w:rsidP="006F6F00">
      <w:r>
        <w:t>Telefone: (53)98463-7685</w:t>
      </w:r>
    </w:p>
    <w:p w14:paraId="66926FDD" w14:textId="77777777" w:rsidR="006F6F00" w:rsidRDefault="006F6F00" w:rsidP="006F6F00"/>
    <w:p w14:paraId="1ADA5B50" w14:textId="77777777" w:rsidR="006F6F00" w:rsidRPr="00380F56" w:rsidRDefault="006F6F00" w:rsidP="006F6F00">
      <w:pPr>
        <w:rPr>
          <w:b/>
        </w:rPr>
      </w:pPr>
      <w:r>
        <w:rPr>
          <w:b/>
        </w:rPr>
        <w:t>Dados do entrevistado</w:t>
      </w:r>
    </w:p>
    <w:p w14:paraId="45EDC05D" w14:textId="2AE9D1DF" w:rsidR="006F6F00" w:rsidRDefault="006F6F00" w:rsidP="006F6F00">
      <w:r>
        <w:t xml:space="preserve">Nome: Marcelo </w:t>
      </w:r>
      <w:proofErr w:type="spellStart"/>
      <w:r>
        <w:t>Rubira</w:t>
      </w:r>
      <w:proofErr w:type="spellEnd"/>
    </w:p>
    <w:p w14:paraId="67251DFE" w14:textId="6821C62A" w:rsidR="006F6F00" w:rsidRDefault="006F6F00" w:rsidP="006F6F00">
      <w:r>
        <w:t xml:space="preserve">Ocupação: Proprietário </w:t>
      </w:r>
      <w:proofErr w:type="spellStart"/>
      <w:r>
        <w:t>Estudio</w:t>
      </w:r>
      <w:proofErr w:type="spellEnd"/>
      <w:r>
        <w:t xml:space="preserve"> </w:t>
      </w:r>
      <w:proofErr w:type="spellStart"/>
      <w:r>
        <w:t>Bokada</w:t>
      </w:r>
      <w:proofErr w:type="spellEnd"/>
      <w:r>
        <w:t>, e promotor de eventos</w:t>
      </w:r>
    </w:p>
    <w:p w14:paraId="4CF98162" w14:textId="72BC22FB" w:rsidR="006F6F00" w:rsidRDefault="006F6F00" w:rsidP="006F6F00">
      <w:pPr>
        <w:rPr>
          <w:rFonts w:cs="Arial"/>
          <w:szCs w:val="24"/>
        </w:rPr>
      </w:pPr>
      <w:r>
        <w:t xml:space="preserve">E-mail: </w:t>
      </w:r>
      <w:hyperlink r:id="rId22" w:history="1">
        <w:r w:rsidRPr="006F6F00">
          <w:rPr>
            <w:rFonts w:cs="Arial"/>
            <w:color w:val="365899"/>
            <w:szCs w:val="24"/>
            <w:u w:val="single"/>
            <w:shd w:val="clear" w:color="auto" w:fill="FFFFFF"/>
          </w:rPr>
          <w:t>rubirahardcore@gmail.com</w:t>
        </w:r>
      </w:hyperlink>
    </w:p>
    <w:p w14:paraId="32D31A4F" w14:textId="5723261A" w:rsidR="006F6F00" w:rsidRPr="006F6F00" w:rsidRDefault="006F6F00" w:rsidP="006F6F00">
      <w:pPr>
        <w:shd w:val="clear" w:color="auto" w:fill="FFFFFF"/>
        <w:spacing w:before="100" w:beforeAutospacing="1" w:after="100" w:afterAutospacing="1" w:line="240" w:lineRule="auto"/>
        <w:rPr>
          <w:rFonts w:ascii="Helvetica" w:eastAsia="Times New Roman" w:hAnsi="Helvetica" w:cs="Helvetica"/>
          <w:color w:val="1D2129"/>
          <w:sz w:val="21"/>
          <w:szCs w:val="21"/>
          <w:lang w:eastAsia="pt-BR"/>
        </w:rPr>
      </w:pPr>
      <w:r>
        <w:rPr>
          <w:rFonts w:cs="Arial"/>
          <w:szCs w:val="24"/>
        </w:rPr>
        <w:t xml:space="preserve">Contato: </w:t>
      </w:r>
      <w:r w:rsidRPr="00DE3C09">
        <w:rPr>
          <w:rFonts w:eastAsia="Times New Roman" w:cs="Arial"/>
          <w:color w:val="1D2129"/>
          <w:szCs w:val="24"/>
          <w:lang w:eastAsia="pt-BR"/>
        </w:rPr>
        <w:t>(53) 98417-0347</w:t>
      </w:r>
    </w:p>
    <w:p w14:paraId="3696DC56" w14:textId="068C1FCD" w:rsidR="006F6F00" w:rsidRDefault="006F6F00" w:rsidP="006F6F00">
      <w:pPr>
        <w:rPr>
          <w:rFonts w:cs="Arial"/>
          <w:szCs w:val="24"/>
        </w:rPr>
      </w:pPr>
    </w:p>
    <w:p w14:paraId="1A117608" w14:textId="77777777" w:rsidR="006F6F00" w:rsidRPr="000273C9" w:rsidRDefault="006F6F00" w:rsidP="006F6F00"/>
    <w:p w14:paraId="290645F9" w14:textId="77777777" w:rsidR="006F6F00" w:rsidRPr="006F6F00" w:rsidRDefault="006F6F00" w:rsidP="006F6F00"/>
    <w:p w14:paraId="65D07E52" w14:textId="77777777" w:rsidR="00470EB5" w:rsidRDefault="00470EB5" w:rsidP="00BE5568">
      <w:pPr>
        <w:pStyle w:val="Legenda"/>
        <w:jc w:val="center"/>
        <w:rPr>
          <w:color w:val="auto"/>
          <w:sz w:val="20"/>
          <w:szCs w:val="20"/>
        </w:rPr>
      </w:pPr>
    </w:p>
    <w:p w14:paraId="12114A8C" w14:textId="77777777" w:rsidR="00470EB5" w:rsidRDefault="00470EB5" w:rsidP="00BE5568">
      <w:pPr>
        <w:pStyle w:val="Legenda"/>
        <w:jc w:val="center"/>
        <w:rPr>
          <w:color w:val="auto"/>
          <w:sz w:val="20"/>
          <w:szCs w:val="20"/>
        </w:rPr>
      </w:pPr>
    </w:p>
    <w:p w14:paraId="1EF4A9B4" w14:textId="77777777" w:rsidR="00470EB5" w:rsidRDefault="00470EB5" w:rsidP="00BE5568">
      <w:pPr>
        <w:pStyle w:val="Legenda"/>
        <w:jc w:val="center"/>
        <w:rPr>
          <w:color w:val="auto"/>
          <w:sz w:val="20"/>
          <w:szCs w:val="20"/>
        </w:rPr>
      </w:pPr>
    </w:p>
    <w:p w14:paraId="61C6A5C7" w14:textId="77777777" w:rsidR="00470EB5" w:rsidRDefault="00470EB5" w:rsidP="00BE5568">
      <w:pPr>
        <w:pStyle w:val="Legenda"/>
        <w:jc w:val="center"/>
        <w:rPr>
          <w:color w:val="auto"/>
          <w:sz w:val="20"/>
          <w:szCs w:val="20"/>
        </w:rPr>
      </w:pPr>
    </w:p>
    <w:p w14:paraId="13E71492" w14:textId="004B0D26" w:rsidR="00BE5568" w:rsidRDefault="00BE5568" w:rsidP="00C64401">
      <w:pPr>
        <w:tabs>
          <w:tab w:val="left" w:pos="709"/>
        </w:tabs>
        <w:spacing w:line="360" w:lineRule="auto"/>
        <w:rPr>
          <w:b/>
          <w:sz w:val="22"/>
        </w:rPr>
      </w:pPr>
    </w:p>
    <w:p w14:paraId="5A44113E" w14:textId="00565856" w:rsidR="006F6F00" w:rsidRDefault="006F6F00" w:rsidP="00C64401">
      <w:pPr>
        <w:tabs>
          <w:tab w:val="left" w:pos="709"/>
        </w:tabs>
        <w:spacing w:line="360" w:lineRule="auto"/>
        <w:rPr>
          <w:b/>
          <w:sz w:val="22"/>
        </w:rPr>
      </w:pPr>
    </w:p>
    <w:p w14:paraId="0B8790D2" w14:textId="6ACB76E5" w:rsidR="006F6F00" w:rsidRDefault="006F6F00" w:rsidP="00C64401">
      <w:pPr>
        <w:tabs>
          <w:tab w:val="left" w:pos="709"/>
        </w:tabs>
        <w:spacing w:line="360" w:lineRule="auto"/>
        <w:rPr>
          <w:b/>
          <w:sz w:val="22"/>
        </w:rPr>
      </w:pPr>
    </w:p>
    <w:p w14:paraId="1A9D16A9" w14:textId="177B161B" w:rsidR="006F6F00" w:rsidRDefault="006F6F00" w:rsidP="00C64401">
      <w:pPr>
        <w:tabs>
          <w:tab w:val="left" w:pos="709"/>
        </w:tabs>
        <w:spacing w:line="360" w:lineRule="auto"/>
        <w:rPr>
          <w:b/>
          <w:sz w:val="22"/>
        </w:rPr>
      </w:pPr>
    </w:p>
    <w:p w14:paraId="680BD2F0" w14:textId="28A825D1" w:rsidR="006F6F00" w:rsidRDefault="006F6F00" w:rsidP="00C64401">
      <w:pPr>
        <w:tabs>
          <w:tab w:val="left" w:pos="709"/>
        </w:tabs>
        <w:spacing w:line="360" w:lineRule="auto"/>
        <w:rPr>
          <w:b/>
          <w:sz w:val="22"/>
        </w:rPr>
      </w:pPr>
    </w:p>
    <w:p w14:paraId="55BF9A97" w14:textId="329A80A0" w:rsidR="006F6F00" w:rsidRDefault="006F6F00" w:rsidP="00C64401">
      <w:pPr>
        <w:tabs>
          <w:tab w:val="left" w:pos="709"/>
        </w:tabs>
        <w:spacing w:line="360" w:lineRule="auto"/>
        <w:rPr>
          <w:b/>
          <w:sz w:val="22"/>
        </w:rPr>
      </w:pPr>
    </w:p>
    <w:p w14:paraId="6C4557EF" w14:textId="3B4B558C" w:rsidR="006F6F00" w:rsidRDefault="006F6F00" w:rsidP="00C64401">
      <w:pPr>
        <w:tabs>
          <w:tab w:val="left" w:pos="709"/>
        </w:tabs>
        <w:spacing w:line="360" w:lineRule="auto"/>
        <w:rPr>
          <w:b/>
          <w:sz w:val="22"/>
        </w:rPr>
      </w:pPr>
    </w:p>
    <w:p w14:paraId="1485520B" w14:textId="77777777" w:rsidR="006F6F00" w:rsidRPr="002F634D" w:rsidRDefault="006F6F00" w:rsidP="006F6F00">
      <w:pPr>
        <w:spacing w:line="360" w:lineRule="auto"/>
        <w:rPr>
          <w:b/>
          <w:sz w:val="28"/>
          <w:szCs w:val="28"/>
        </w:rPr>
      </w:pPr>
      <w:r w:rsidRPr="002F634D">
        <w:rPr>
          <w:b/>
          <w:sz w:val="28"/>
          <w:szCs w:val="28"/>
        </w:rPr>
        <w:lastRenderedPageBreak/>
        <w:t>QUESTIONÁRIO</w:t>
      </w:r>
    </w:p>
    <w:p w14:paraId="59A93CCC" w14:textId="77777777" w:rsidR="006F6F00" w:rsidRDefault="006F6F00" w:rsidP="006F6F00">
      <w:pPr>
        <w:spacing w:line="360" w:lineRule="auto"/>
        <w:rPr>
          <w:b/>
        </w:rPr>
      </w:pPr>
    </w:p>
    <w:p w14:paraId="17F1B726" w14:textId="77777777" w:rsidR="00774A13" w:rsidRPr="00774A13" w:rsidRDefault="00774A13" w:rsidP="00774A13">
      <w:pPr>
        <w:pStyle w:val="PargrafodaLista"/>
        <w:numPr>
          <w:ilvl w:val="0"/>
          <w:numId w:val="20"/>
        </w:numPr>
        <w:spacing w:after="160" w:line="259" w:lineRule="auto"/>
        <w:rPr>
          <w:rFonts w:cs="Arial"/>
          <w:b/>
          <w:szCs w:val="24"/>
        </w:rPr>
      </w:pPr>
      <w:r w:rsidRPr="00774A13">
        <w:rPr>
          <w:rFonts w:cs="Arial"/>
          <w:b/>
          <w:szCs w:val="24"/>
        </w:rPr>
        <w:t>Como geralmente você organiza eventos?</w:t>
      </w:r>
    </w:p>
    <w:p w14:paraId="0DB33A82" w14:textId="5940A449" w:rsidR="00774A13" w:rsidRDefault="00774A13" w:rsidP="00774A13">
      <w:pPr>
        <w:pStyle w:val="PargrafodaLista"/>
        <w:spacing w:line="360" w:lineRule="auto"/>
        <w:rPr>
          <w:b/>
        </w:rPr>
      </w:pPr>
    </w:p>
    <w:p w14:paraId="1FEB66D4" w14:textId="4DCD5FEF" w:rsidR="00AB1698" w:rsidRPr="00AB1698" w:rsidRDefault="00AB1698" w:rsidP="00774A13">
      <w:pPr>
        <w:pStyle w:val="PargrafodaLista"/>
        <w:spacing w:line="360" w:lineRule="auto"/>
      </w:pPr>
      <w:r>
        <w:t>Tanto organização, como divulgação é feito através do facebook.</w:t>
      </w:r>
    </w:p>
    <w:p w14:paraId="4C3D56F4" w14:textId="77777777" w:rsidR="00774A13" w:rsidRPr="002F634D" w:rsidRDefault="00774A13" w:rsidP="00774A13">
      <w:pPr>
        <w:pStyle w:val="PargrafodaLista"/>
        <w:spacing w:line="360" w:lineRule="auto"/>
        <w:rPr>
          <w:b/>
        </w:rPr>
      </w:pPr>
    </w:p>
    <w:p w14:paraId="7DAE597F" w14:textId="5AE628DE" w:rsidR="006F6F00" w:rsidRDefault="006F6F00" w:rsidP="00110AEE">
      <w:pPr>
        <w:pStyle w:val="PargrafodaLista"/>
        <w:numPr>
          <w:ilvl w:val="0"/>
          <w:numId w:val="20"/>
        </w:numPr>
        <w:rPr>
          <w:rFonts w:eastAsiaTheme="majorEastAsia" w:cstheme="majorBidi"/>
          <w:b/>
          <w:bCs/>
          <w:szCs w:val="24"/>
        </w:rPr>
      </w:pPr>
      <w:r w:rsidRPr="00110AEE">
        <w:rPr>
          <w:szCs w:val="24"/>
        </w:rPr>
        <w:t xml:space="preserve">- </w:t>
      </w:r>
      <w:r w:rsidR="00110AEE" w:rsidRPr="00110AEE">
        <w:rPr>
          <w:rFonts w:eastAsiaTheme="majorEastAsia" w:cstheme="majorBidi"/>
          <w:b/>
          <w:bCs/>
          <w:szCs w:val="24"/>
        </w:rPr>
        <w:t>Quanto tempo você leva para organizar um evento?</w:t>
      </w:r>
    </w:p>
    <w:p w14:paraId="4ABAACB5" w14:textId="76807058" w:rsidR="00AB1698" w:rsidRDefault="00AB1698" w:rsidP="00AB1698">
      <w:pPr>
        <w:pStyle w:val="PargrafodaLista"/>
        <w:rPr>
          <w:rFonts w:eastAsiaTheme="majorEastAsia" w:cstheme="majorBidi"/>
          <w:b/>
          <w:bCs/>
          <w:szCs w:val="24"/>
        </w:rPr>
      </w:pPr>
    </w:p>
    <w:p w14:paraId="3862E2F2" w14:textId="7AD1F2A9" w:rsidR="00AB1698" w:rsidRPr="00AB1698" w:rsidRDefault="00AB1698" w:rsidP="00AB1698">
      <w:pPr>
        <w:pStyle w:val="PargrafodaLista"/>
        <w:rPr>
          <w:rFonts w:eastAsiaTheme="majorEastAsia" w:cstheme="majorBidi"/>
          <w:bCs/>
          <w:szCs w:val="24"/>
        </w:rPr>
      </w:pPr>
      <w:r>
        <w:rPr>
          <w:rFonts w:eastAsiaTheme="majorEastAsia" w:cstheme="majorBidi"/>
          <w:bCs/>
          <w:szCs w:val="24"/>
        </w:rPr>
        <w:t>Em média uma semana.</w:t>
      </w:r>
    </w:p>
    <w:p w14:paraId="7FEF1141" w14:textId="77777777" w:rsidR="00110AEE" w:rsidRPr="00110AEE" w:rsidRDefault="00110AEE" w:rsidP="00110AEE">
      <w:pPr>
        <w:pStyle w:val="PargrafodaLista"/>
        <w:rPr>
          <w:rFonts w:eastAsiaTheme="majorEastAsia" w:cstheme="majorBidi"/>
          <w:b/>
          <w:bCs/>
          <w:szCs w:val="24"/>
        </w:rPr>
      </w:pPr>
    </w:p>
    <w:p w14:paraId="0D3B273C" w14:textId="559C7D28" w:rsidR="006F6F00" w:rsidRDefault="006F6F00" w:rsidP="00AB1698">
      <w:pPr>
        <w:pStyle w:val="PargrafodaLista"/>
        <w:numPr>
          <w:ilvl w:val="0"/>
          <w:numId w:val="20"/>
        </w:numPr>
        <w:rPr>
          <w:b/>
        </w:rPr>
      </w:pPr>
      <w:r w:rsidRPr="00110AEE">
        <w:rPr>
          <w:b/>
        </w:rPr>
        <w:t xml:space="preserve">-  </w:t>
      </w:r>
      <w:r w:rsidR="00110AEE" w:rsidRPr="00110AEE">
        <w:rPr>
          <w:b/>
        </w:rPr>
        <w:t>Como você procura bandas/artistas para tocar em seus eventos? Utiliza alguma rede social ou site para isto?</w:t>
      </w:r>
    </w:p>
    <w:p w14:paraId="44077EB2" w14:textId="635742B1" w:rsidR="00AB1698" w:rsidRDefault="00AB1698" w:rsidP="00AB1698">
      <w:pPr>
        <w:pStyle w:val="PargrafodaLista"/>
        <w:rPr>
          <w:b/>
        </w:rPr>
      </w:pPr>
    </w:p>
    <w:p w14:paraId="25A65F89" w14:textId="4E58B21A" w:rsidR="00AB1698" w:rsidRPr="00DE3C09" w:rsidRDefault="00AB3D6A" w:rsidP="00AB1698">
      <w:pPr>
        <w:pStyle w:val="PargrafodaLista"/>
        <w:rPr>
          <w:u w:val="single"/>
        </w:rPr>
      </w:pPr>
      <w:r>
        <w:t>Geralmente é facebook, mas o maior contato é feito pelas próprias pessoas em eventos, conhecendo outras bandas. Como eu organizo shows desde os anos 90 eu já tenho um nome forte na cidade (Pelotas-RS), então muit</w:t>
      </w:r>
      <w:r w:rsidR="00DE3C09">
        <w:t>as bandas</w:t>
      </w:r>
      <w:r>
        <w:t xml:space="preserve"> me procuram</w:t>
      </w:r>
      <w:r w:rsidR="00DE3C09">
        <w:t>.</w:t>
      </w:r>
    </w:p>
    <w:p w14:paraId="6F7A5B25" w14:textId="77777777" w:rsidR="00AB1698" w:rsidRPr="00AB1698" w:rsidRDefault="00AB1698" w:rsidP="00AB1698">
      <w:pPr>
        <w:pStyle w:val="PargrafodaLista"/>
        <w:rPr>
          <w:b/>
        </w:rPr>
      </w:pPr>
    </w:p>
    <w:p w14:paraId="39B1AA98" w14:textId="2B75AA48" w:rsidR="00AB1698" w:rsidRDefault="006F6F00" w:rsidP="00AB1698">
      <w:pPr>
        <w:pStyle w:val="PargrafodaLista"/>
        <w:numPr>
          <w:ilvl w:val="0"/>
          <w:numId w:val="20"/>
        </w:numPr>
        <w:rPr>
          <w:b/>
        </w:rPr>
      </w:pPr>
      <w:r w:rsidRPr="00AB1698">
        <w:rPr>
          <w:b/>
        </w:rPr>
        <w:t xml:space="preserve">-  </w:t>
      </w:r>
      <w:r w:rsidR="00AB1698" w:rsidRPr="00AB1698">
        <w:rPr>
          <w:b/>
        </w:rPr>
        <w:t>Já passou por problemas para fazer algum evento? Quais?</w:t>
      </w:r>
    </w:p>
    <w:p w14:paraId="5C126698" w14:textId="48F6B846" w:rsidR="00AB3D6A" w:rsidRDefault="00AB3D6A" w:rsidP="00AB3D6A">
      <w:pPr>
        <w:pStyle w:val="PargrafodaLista"/>
        <w:rPr>
          <w:b/>
        </w:rPr>
      </w:pPr>
    </w:p>
    <w:p w14:paraId="7154F15B" w14:textId="3BB56E15" w:rsidR="006F6F00" w:rsidRDefault="00AB3D6A" w:rsidP="00AB3D6A">
      <w:pPr>
        <w:pStyle w:val="PargrafodaLista"/>
      </w:pPr>
      <w:r>
        <w:t>Já aconteceu, geralmente quando é banda que está em turnê,</w:t>
      </w:r>
      <w:r w:rsidR="00506F02">
        <w:t xml:space="preserve"> e é de longe, problemas como:</w:t>
      </w:r>
      <w:r>
        <w:t xml:space="preserve"> cancelamentos, voo atrasado.  A medida é procurar logo outra banda e tentar realizar o evento.</w:t>
      </w:r>
    </w:p>
    <w:p w14:paraId="6EE33A90" w14:textId="77777777" w:rsidR="00AB3D6A" w:rsidRPr="00AB3D6A" w:rsidRDefault="00AB3D6A" w:rsidP="00AB3D6A">
      <w:pPr>
        <w:pStyle w:val="PargrafodaLista"/>
      </w:pPr>
    </w:p>
    <w:p w14:paraId="65559189" w14:textId="064AA923" w:rsidR="006F6F00" w:rsidRDefault="006F6F00" w:rsidP="00AB1698">
      <w:pPr>
        <w:pStyle w:val="PargrafodaLista"/>
        <w:numPr>
          <w:ilvl w:val="0"/>
          <w:numId w:val="20"/>
        </w:numPr>
        <w:rPr>
          <w:rFonts w:cs="Arial"/>
          <w:b/>
          <w:szCs w:val="24"/>
        </w:rPr>
      </w:pPr>
      <w:r w:rsidRPr="00AB1698">
        <w:rPr>
          <w:b/>
        </w:rPr>
        <w:t xml:space="preserve">- </w:t>
      </w:r>
      <w:r w:rsidRPr="00AB1698">
        <w:rPr>
          <w:rFonts w:cs="Arial"/>
          <w:b/>
          <w:szCs w:val="24"/>
        </w:rPr>
        <w:t xml:space="preserve"> </w:t>
      </w:r>
      <w:r w:rsidR="00AB1698" w:rsidRPr="00AB1698">
        <w:rPr>
          <w:rFonts w:cs="Arial"/>
          <w:b/>
          <w:szCs w:val="24"/>
        </w:rPr>
        <w:t xml:space="preserve">Você vê problemas para encontrar bandas novas? </w:t>
      </w:r>
      <w:r w:rsidR="00506F02">
        <w:rPr>
          <w:rFonts w:cs="Arial"/>
          <w:b/>
          <w:szCs w:val="24"/>
        </w:rPr>
        <w:t>Quais?</w:t>
      </w:r>
    </w:p>
    <w:p w14:paraId="53CA6E98" w14:textId="18018E85" w:rsidR="00AB3D6A" w:rsidRDefault="00AB3D6A" w:rsidP="00AB3D6A">
      <w:pPr>
        <w:pStyle w:val="PargrafodaLista"/>
        <w:rPr>
          <w:b/>
        </w:rPr>
      </w:pPr>
    </w:p>
    <w:p w14:paraId="0EC53ADE" w14:textId="73390D8F" w:rsidR="00AB3D6A" w:rsidRPr="00506F02" w:rsidRDefault="00506F02" w:rsidP="00322E93">
      <w:pPr>
        <w:pStyle w:val="PargrafodaLista"/>
        <w:rPr>
          <w:rFonts w:cs="Arial"/>
          <w:szCs w:val="24"/>
        </w:rPr>
      </w:pPr>
      <w:r>
        <w:rPr>
          <w:rFonts w:cs="Arial"/>
          <w:szCs w:val="24"/>
        </w:rPr>
        <w:t>Sim, principalmente em Pelotas e até na região,</w:t>
      </w:r>
      <w:r w:rsidR="00322E93">
        <w:rPr>
          <w:rFonts w:cs="Arial"/>
          <w:szCs w:val="24"/>
        </w:rPr>
        <w:t xml:space="preserve"> tem muita banda parando de tocar também, e acaba se perdendo esse contato, e é através desses contatos</w:t>
      </w:r>
      <w:r w:rsidR="006C0431">
        <w:rPr>
          <w:rFonts w:cs="Arial"/>
          <w:szCs w:val="24"/>
        </w:rPr>
        <w:t xml:space="preserve"> (com as bandas)</w:t>
      </w:r>
      <w:r w:rsidR="00322E93">
        <w:rPr>
          <w:rFonts w:cs="Arial"/>
          <w:szCs w:val="24"/>
        </w:rPr>
        <w:t xml:space="preserve"> que surgem o nome de outras bandas.</w:t>
      </w:r>
    </w:p>
    <w:p w14:paraId="582DCE17" w14:textId="77777777" w:rsidR="006F6F00" w:rsidRPr="00FF2063" w:rsidRDefault="006F6F00" w:rsidP="006F6F00">
      <w:pPr>
        <w:pStyle w:val="PargrafodaLista"/>
        <w:spacing w:after="160" w:line="360" w:lineRule="auto"/>
        <w:rPr>
          <w:rFonts w:cs="Arial"/>
          <w:szCs w:val="24"/>
        </w:rPr>
      </w:pPr>
    </w:p>
    <w:p w14:paraId="1C3EF94F" w14:textId="14195EF8" w:rsidR="006F6F00" w:rsidRDefault="006F6F00" w:rsidP="00AB1698">
      <w:pPr>
        <w:pStyle w:val="PargrafodaLista"/>
        <w:numPr>
          <w:ilvl w:val="0"/>
          <w:numId w:val="20"/>
        </w:numPr>
        <w:rPr>
          <w:rFonts w:cs="Arial"/>
          <w:b/>
          <w:szCs w:val="24"/>
        </w:rPr>
      </w:pPr>
      <w:r w:rsidRPr="00AB1698">
        <w:rPr>
          <w:rFonts w:cs="Arial"/>
          <w:b/>
          <w:szCs w:val="24"/>
        </w:rPr>
        <w:t xml:space="preserve">-  </w:t>
      </w:r>
      <w:r w:rsidR="00AB1698" w:rsidRPr="00AB1698">
        <w:rPr>
          <w:rFonts w:cs="Arial"/>
          <w:b/>
          <w:szCs w:val="24"/>
        </w:rPr>
        <w:t>Se fosse desenvolvido um sistema que pudesse buscar bandas da cidade/região e também divulgar o seu evento, você usaria?</w:t>
      </w:r>
    </w:p>
    <w:p w14:paraId="073C4B44" w14:textId="683144C2" w:rsidR="00AB1698" w:rsidRDefault="00AB1698" w:rsidP="00AB1698">
      <w:pPr>
        <w:pStyle w:val="PargrafodaLista"/>
        <w:rPr>
          <w:rFonts w:cs="Arial"/>
          <w:b/>
          <w:szCs w:val="24"/>
        </w:rPr>
      </w:pPr>
    </w:p>
    <w:p w14:paraId="4527AF87" w14:textId="59000D03" w:rsidR="00322E93" w:rsidRPr="00322E93" w:rsidRDefault="00322E93" w:rsidP="00AB1698">
      <w:pPr>
        <w:pStyle w:val="PargrafodaLista"/>
        <w:rPr>
          <w:rFonts w:cs="Arial"/>
          <w:szCs w:val="24"/>
        </w:rPr>
      </w:pPr>
      <w:r>
        <w:rPr>
          <w:rFonts w:cs="Arial"/>
          <w:szCs w:val="24"/>
        </w:rPr>
        <w:t>Claro usaria com certeza.</w:t>
      </w:r>
    </w:p>
    <w:p w14:paraId="2C5D02AC" w14:textId="77777777" w:rsidR="00AB1698" w:rsidRPr="00AB1698" w:rsidRDefault="00AB1698" w:rsidP="00AB1698">
      <w:pPr>
        <w:pStyle w:val="PargrafodaLista"/>
        <w:rPr>
          <w:rFonts w:cs="Arial"/>
          <w:b/>
          <w:szCs w:val="24"/>
        </w:rPr>
      </w:pPr>
    </w:p>
    <w:p w14:paraId="6E951544" w14:textId="77777777" w:rsidR="00AB1698" w:rsidRPr="00AB1698" w:rsidRDefault="006F6F00" w:rsidP="00AB1698">
      <w:pPr>
        <w:pStyle w:val="PargrafodaLista"/>
        <w:numPr>
          <w:ilvl w:val="0"/>
          <w:numId w:val="20"/>
        </w:numPr>
        <w:rPr>
          <w:rFonts w:cs="Arial"/>
          <w:b/>
          <w:szCs w:val="24"/>
        </w:rPr>
      </w:pPr>
      <w:r w:rsidRPr="00AB1698">
        <w:rPr>
          <w:rFonts w:cs="Arial"/>
          <w:b/>
          <w:szCs w:val="24"/>
        </w:rPr>
        <w:t xml:space="preserve">- </w:t>
      </w:r>
      <w:r w:rsidR="00AB1698" w:rsidRPr="00AB1698">
        <w:rPr>
          <w:rFonts w:cs="Arial"/>
          <w:b/>
          <w:szCs w:val="24"/>
        </w:rPr>
        <w:t>O que seria importante ter nesse sistema, a fim de melhorar o contato com bandas?</w:t>
      </w:r>
    </w:p>
    <w:p w14:paraId="36EEFEBA" w14:textId="72001536" w:rsidR="006F6F00" w:rsidRDefault="006F6F00" w:rsidP="00AB1698">
      <w:pPr>
        <w:pStyle w:val="PargrafodaLista"/>
        <w:spacing w:after="160" w:line="360" w:lineRule="auto"/>
        <w:rPr>
          <w:rFonts w:cs="Arial"/>
          <w:b/>
          <w:szCs w:val="24"/>
        </w:rPr>
      </w:pPr>
    </w:p>
    <w:p w14:paraId="083AB2C1" w14:textId="2E5203EE" w:rsidR="00322E93" w:rsidRPr="00322E93" w:rsidRDefault="00322E93" w:rsidP="00AB1698">
      <w:pPr>
        <w:pStyle w:val="PargrafodaLista"/>
        <w:spacing w:after="160" w:line="360" w:lineRule="auto"/>
        <w:rPr>
          <w:rFonts w:cs="Arial"/>
          <w:szCs w:val="24"/>
        </w:rPr>
      </w:pPr>
      <w:r>
        <w:rPr>
          <w:rFonts w:cs="Arial"/>
          <w:szCs w:val="24"/>
        </w:rPr>
        <w:lastRenderedPageBreak/>
        <w:t>Uma das coisas que deve ter nesse sistema é mostrar locais que podem realizar eventos, que podem locar, sendo bares, casas de show. Trabalhar com prefeituras, agenda da banda, valores que ela cobra para tocar.</w:t>
      </w:r>
    </w:p>
    <w:p w14:paraId="541DC116" w14:textId="33D477A4" w:rsidR="006F6F00" w:rsidRDefault="006F6F00" w:rsidP="00C64401">
      <w:pPr>
        <w:tabs>
          <w:tab w:val="left" w:pos="709"/>
        </w:tabs>
        <w:spacing w:line="360" w:lineRule="auto"/>
        <w:rPr>
          <w:b/>
          <w:sz w:val="22"/>
        </w:rPr>
      </w:pPr>
    </w:p>
    <w:p w14:paraId="78FEADCF" w14:textId="2151BAFB" w:rsidR="00026BED" w:rsidRDefault="00026BED" w:rsidP="00C64401">
      <w:pPr>
        <w:tabs>
          <w:tab w:val="left" w:pos="709"/>
        </w:tabs>
        <w:spacing w:line="360" w:lineRule="auto"/>
        <w:rPr>
          <w:b/>
          <w:sz w:val="22"/>
        </w:rPr>
      </w:pPr>
    </w:p>
    <w:p w14:paraId="577EF757" w14:textId="3CE39B5F" w:rsidR="00026BED" w:rsidRDefault="00026BED" w:rsidP="00C64401">
      <w:pPr>
        <w:tabs>
          <w:tab w:val="left" w:pos="709"/>
        </w:tabs>
        <w:spacing w:line="360" w:lineRule="auto"/>
        <w:rPr>
          <w:b/>
          <w:sz w:val="22"/>
        </w:rPr>
      </w:pPr>
    </w:p>
    <w:p w14:paraId="02CC7264" w14:textId="784D28DD" w:rsidR="00026BED" w:rsidRDefault="00026BED" w:rsidP="00C64401">
      <w:pPr>
        <w:tabs>
          <w:tab w:val="left" w:pos="709"/>
        </w:tabs>
        <w:spacing w:line="360" w:lineRule="auto"/>
        <w:rPr>
          <w:b/>
          <w:sz w:val="22"/>
        </w:rPr>
      </w:pPr>
    </w:p>
    <w:p w14:paraId="43258B84" w14:textId="126620A5" w:rsidR="00026BED" w:rsidRDefault="00026BED" w:rsidP="00C64401">
      <w:pPr>
        <w:tabs>
          <w:tab w:val="left" w:pos="709"/>
        </w:tabs>
        <w:spacing w:line="360" w:lineRule="auto"/>
        <w:rPr>
          <w:b/>
          <w:sz w:val="22"/>
        </w:rPr>
      </w:pPr>
    </w:p>
    <w:p w14:paraId="72FF1DAC" w14:textId="4022577B" w:rsidR="00026BED" w:rsidRDefault="00026BED" w:rsidP="00C64401">
      <w:pPr>
        <w:tabs>
          <w:tab w:val="left" w:pos="709"/>
        </w:tabs>
        <w:spacing w:line="360" w:lineRule="auto"/>
        <w:rPr>
          <w:b/>
          <w:sz w:val="22"/>
        </w:rPr>
      </w:pPr>
    </w:p>
    <w:p w14:paraId="0082D73D" w14:textId="3687F290" w:rsidR="00026BED" w:rsidRDefault="00026BED" w:rsidP="00C64401">
      <w:pPr>
        <w:tabs>
          <w:tab w:val="left" w:pos="709"/>
        </w:tabs>
        <w:spacing w:line="360" w:lineRule="auto"/>
        <w:rPr>
          <w:b/>
          <w:sz w:val="22"/>
        </w:rPr>
      </w:pPr>
    </w:p>
    <w:p w14:paraId="18714905" w14:textId="4D0B076D" w:rsidR="00026BED" w:rsidRDefault="00026BED" w:rsidP="00C64401">
      <w:pPr>
        <w:tabs>
          <w:tab w:val="left" w:pos="709"/>
        </w:tabs>
        <w:spacing w:line="360" w:lineRule="auto"/>
        <w:rPr>
          <w:b/>
          <w:sz w:val="22"/>
        </w:rPr>
      </w:pPr>
    </w:p>
    <w:p w14:paraId="3B28CCCB" w14:textId="27456CAD" w:rsidR="00026BED" w:rsidRDefault="00026BED" w:rsidP="00C64401">
      <w:pPr>
        <w:tabs>
          <w:tab w:val="left" w:pos="709"/>
        </w:tabs>
        <w:spacing w:line="360" w:lineRule="auto"/>
        <w:rPr>
          <w:b/>
          <w:sz w:val="22"/>
        </w:rPr>
      </w:pPr>
    </w:p>
    <w:p w14:paraId="2D66F606" w14:textId="61F92177" w:rsidR="00026BED" w:rsidRDefault="00026BED" w:rsidP="00C64401">
      <w:pPr>
        <w:tabs>
          <w:tab w:val="left" w:pos="709"/>
        </w:tabs>
        <w:spacing w:line="360" w:lineRule="auto"/>
        <w:rPr>
          <w:b/>
          <w:sz w:val="22"/>
        </w:rPr>
      </w:pPr>
    </w:p>
    <w:p w14:paraId="2D85B18A" w14:textId="7CF8D6C4" w:rsidR="00026BED" w:rsidRDefault="00026BED" w:rsidP="00C64401">
      <w:pPr>
        <w:tabs>
          <w:tab w:val="left" w:pos="709"/>
        </w:tabs>
        <w:spacing w:line="360" w:lineRule="auto"/>
        <w:rPr>
          <w:b/>
          <w:sz w:val="22"/>
        </w:rPr>
      </w:pPr>
    </w:p>
    <w:p w14:paraId="71542306" w14:textId="43D086E7" w:rsidR="00026BED" w:rsidRDefault="00026BED" w:rsidP="00C64401">
      <w:pPr>
        <w:tabs>
          <w:tab w:val="left" w:pos="709"/>
        </w:tabs>
        <w:spacing w:line="360" w:lineRule="auto"/>
        <w:rPr>
          <w:b/>
          <w:sz w:val="22"/>
        </w:rPr>
      </w:pPr>
    </w:p>
    <w:p w14:paraId="31D43126" w14:textId="346E417E" w:rsidR="00026BED" w:rsidRDefault="00026BED" w:rsidP="00C64401">
      <w:pPr>
        <w:tabs>
          <w:tab w:val="left" w:pos="709"/>
        </w:tabs>
        <w:spacing w:line="360" w:lineRule="auto"/>
        <w:rPr>
          <w:b/>
          <w:sz w:val="22"/>
        </w:rPr>
      </w:pPr>
    </w:p>
    <w:p w14:paraId="04D34B94" w14:textId="39072736" w:rsidR="00026BED" w:rsidRDefault="00026BED" w:rsidP="00C64401">
      <w:pPr>
        <w:tabs>
          <w:tab w:val="left" w:pos="709"/>
        </w:tabs>
        <w:spacing w:line="360" w:lineRule="auto"/>
        <w:rPr>
          <w:b/>
          <w:sz w:val="22"/>
        </w:rPr>
      </w:pPr>
    </w:p>
    <w:p w14:paraId="6278102B" w14:textId="33111B63" w:rsidR="00026BED" w:rsidRDefault="00026BED" w:rsidP="00C64401">
      <w:pPr>
        <w:tabs>
          <w:tab w:val="left" w:pos="709"/>
        </w:tabs>
        <w:spacing w:line="360" w:lineRule="auto"/>
        <w:rPr>
          <w:b/>
          <w:sz w:val="22"/>
        </w:rPr>
      </w:pPr>
    </w:p>
    <w:p w14:paraId="32546FAB" w14:textId="6C4CD0A1" w:rsidR="00026BED" w:rsidRDefault="00026BED" w:rsidP="00C64401">
      <w:pPr>
        <w:tabs>
          <w:tab w:val="left" w:pos="709"/>
        </w:tabs>
        <w:spacing w:line="360" w:lineRule="auto"/>
        <w:rPr>
          <w:b/>
          <w:sz w:val="22"/>
        </w:rPr>
      </w:pPr>
    </w:p>
    <w:p w14:paraId="59ECA4B3" w14:textId="66775CBD" w:rsidR="00026BED" w:rsidRDefault="00026BED" w:rsidP="00C64401">
      <w:pPr>
        <w:tabs>
          <w:tab w:val="left" w:pos="709"/>
        </w:tabs>
        <w:spacing w:line="360" w:lineRule="auto"/>
        <w:rPr>
          <w:b/>
          <w:sz w:val="22"/>
        </w:rPr>
      </w:pPr>
    </w:p>
    <w:p w14:paraId="0C2DA637" w14:textId="4E4E4081" w:rsidR="00026BED" w:rsidRDefault="00026BED" w:rsidP="00C64401">
      <w:pPr>
        <w:tabs>
          <w:tab w:val="left" w:pos="709"/>
        </w:tabs>
        <w:spacing w:line="360" w:lineRule="auto"/>
        <w:rPr>
          <w:b/>
          <w:sz w:val="22"/>
        </w:rPr>
      </w:pPr>
    </w:p>
    <w:p w14:paraId="2B0D7B5E" w14:textId="3F428B35" w:rsidR="00026BED" w:rsidRDefault="00026BED" w:rsidP="00C64401">
      <w:pPr>
        <w:tabs>
          <w:tab w:val="left" w:pos="709"/>
        </w:tabs>
        <w:spacing w:line="360" w:lineRule="auto"/>
        <w:rPr>
          <w:b/>
          <w:sz w:val="22"/>
        </w:rPr>
      </w:pPr>
    </w:p>
    <w:p w14:paraId="76E343B9" w14:textId="07A9F763" w:rsidR="00026BED" w:rsidRDefault="00026BED" w:rsidP="00C64401">
      <w:pPr>
        <w:tabs>
          <w:tab w:val="left" w:pos="709"/>
        </w:tabs>
        <w:spacing w:line="360" w:lineRule="auto"/>
        <w:rPr>
          <w:b/>
          <w:sz w:val="22"/>
        </w:rPr>
      </w:pPr>
    </w:p>
    <w:p w14:paraId="1E844917" w14:textId="53F4ACB4" w:rsidR="00026BED" w:rsidRDefault="00026BED" w:rsidP="00C64401">
      <w:pPr>
        <w:tabs>
          <w:tab w:val="left" w:pos="709"/>
        </w:tabs>
        <w:spacing w:line="360" w:lineRule="auto"/>
        <w:rPr>
          <w:b/>
          <w:sz w:val="22"/>
        </w:rPr>
      </w:pPr>
    </w:p>
    <w:p w14:paraId="6C925BD1" w14:textId="45D94661" w:rsidR="00026BED" w:rsidRDefault="00026BED" w:rsidP="00C64401">
      <w:pPr>
        <w:tabs>
          <w:tab w:val="left" w:pos="709"/>
        </w:tabs>
        <w:spacing w:line="360" w:lineRule="auto"/>
        <w:rPr>
          <w:b/>
          <w:sz w:val="22"/>
        </w:rPr>
      </w:pPr>
    </w:p>
    <w:p w14:paraId="3B6DCEFB" w14:textId="7EAA418E" w:rsidR="00026BED" w:rsidRDefault="00026BED" w:rsidP="00C64401">
      <w:pPr>
        <w:tabs>
          <w:tab w:val="left" w:pos="709"/>
        </w:tabs>
        <w:spacing w:line="360" w:lineRule="auto"/>
        <w:rPr>
          <w:b/>
          <w:sz w:val="22"/>
        </w:rPr>
      </w:pPr>
    </w:p>
    <w:p w14:paraId="64A1E4A3" w14:textId="27065D91" w:rsidR="00026BED" w:rsidRDefault="00026BED" w:rsidP="00C64401">
      <w:pPr>
        <w:tabs>
          <w:tab w:val="left" w:pos="709"/>
        </w:tabs>
        <w:spacing w:line="360" w:lineRule="auto"/>
        <w:rPr>
          <w:b/>
          <w:sz w:val="22"/>
        </w:rPr>
      </w:pPr>
    </w:p>
    <w:p w14:paraId="3A404D08" w14:textId="4FD7FF13" w:rsidR="00026BED" w:rsidRDefault="00026BED" w:rsidP="00C64401">
      <w:pPr>
        <w:tabs>
          <w:tab w:val="left" w:pos="709"/>
        </w:tabs>
        <w:spacing w:line="360" w:lineRule="auto"/>
        <w:rPr>
          <w:b/>
          <w:sz w:val="22"/>
        </w:rPr>
      </w:pPr>
    </w:p>
    <w:p w14:paraId="2C616D92" w14:textId="30B54292" w:rsidR="00026BED" w:rsidRDefault="00026BED" w:rsidP="00C64401">
      <w:pPr>
        <w:tabs>
          <w:tab w:val="left" w:pos="709"/>
        </w:tabs>
        <w:spacing w:line="360" w:lineRule="auto"/>
        <w:rPr>
          <w:b/>
          <w:sz w:val="22"/>
        </w:rPr>
      </w:pPr>
    </w:p>
    <w:p w14:paraId="34C7AE49" w14:textId="6B75F8CA" w:rsidR="00026BED" w:rsidRDefault="00026BED" w:rsidP="00C64401">
      <w:pPr>
        <w:tabs>
          <w:tab w:val="left" w:pos="709"/>
        </w:tabs>
        <w:spacing w:line="360" w:lineRule="auto"/>
        <w:rPr>
          <w:b/>
          <w:sz w:val="22"/>
        </w:rPr>
      </w:pPr>
    </w:p>
    <w:p w14:paraId="27D64828" w14:textId="0F59C4E8" w:rsidR="00026BED" w:rsidRDefault="00026BED" w:rsidP="00C64401">
      <w:pPr>
        <w:tabs>
          <w:tab w:val="left" w:pos="709"/>
        </w:tabs>
        <w:spacing w:line="360" w:lineRule="auto"/>
        <w:rPr>
          <w:b/>
          <w:sz w:val="22"/>
        </w:rPr>
      </w:pPr>
    </w:p>
    <w:p w14:paraId="01E3B8E0" w14:textId="18381AE3" w:rsidR="00026BED" w:rsidRDefault="00026BED" w:rsidP="00C64401">
      <w:pPr>
        <w:tabs>
          <w:tab w:val="left" w:pos="709"/>
        </w:tabs>
        <w:spacing w:line="360" w:lineRule="auto"/>
        <w:rPr>
          <w:b/>
          <w:sz w:val="22"/>
        </w:rPr>
      </w:pPr>
    </w:p>
    <w:p w14:paraId="3B6C3444" w14:textId="411DE169" w:rsidR="00026BED" w:rsidRDefault="00026BED" w:rsidP="00C64401">
      <w:pPr>
        <w:tabs>
          <w:tab w:val="left" w:pos="709"/>
        </w:tabs>
        <w:spacing w:line="360" w:lineRule="auto"/>
        <w:rPr>
          <w:b/>
          <w:sz w:val="22"/>
        </w:rPr>
      </w:pPr>
    </w:p>
    <w:p w14:paraId="325D5ADA" w14:textId="427331A4" w:rsidR="00026BED" w:rsidRDefault="00026BED" w:rsidP="00C64401">
      <w:pPr>
        <w:tabs>
          <w:tab w:val="left" w:pos="709"/>
        </w:tabs>
        <w:spacing w:line="360" w:lineRule="auto"/>
        <w:rPr>
          <w:b/>
          <w:sz w:val="22"/>
        </w:rPr>
      </w:pPr>
    </w:p>
    <w:p w14:paraId="58442F40" w14:textId="4AD59FD0" w:rsidR="00026BED" w:rsidRDefault="00026BED" w:rsidP="00C64401">
      <w:pPr>
        <w:tabs>
          <w:tab w:val="left" w:pos="709"/>
        </w:tabs>
        <w:spacing w:line="360" w:lineRule="auto"/>
        <w:rPr>
          <w:b/>
          <w:sz w:val="22"/>
        </w:rPr>
      </w:pPr>
    </w:p>
    <w:p w14:paraId="0060C82E" w14:textId="1BEC497B" w:rsidR="00026BED" w:rsidRDefault="00026BED" w:rsidP="00C64401">
      <w:pPr>
        <w:tabs>
          <w:tab w:val="left" w:pos="709"/>
        </w:tabs>
        <w:spacing w:line="360" w:lineRule="auto"/>
        <w:rPr>
          <w:b/>
          <w:sz w:val="22"/>
        </w:rPr>
      </w:pPr>
    </w:p>
    <w:p w14:paraId="52CBB313" w14:textId="6BA1BB63" w:rsidR="00026BED" w:rsidRDefault="00026BED" w:rsidP="00C64401">
      <w:pPr>
        <w:tabs>
          <w:tab w:val="left" w:pos="709"/>
        </w:tabs>
        <w:spacing w:line="360" w:lineRule="auto"/>
        <w:rPr>
          <w:b/>
          <w:sz w:val="22"/>
        </w:rPr>
      </w:pPr>
    </w:p>
    <w:p w14:paraId="369EBCDA" w14:textId="02BFC2A7" w:rsidR="00026BED" w:rsidRDefault="00026BED" w:rsidP="00C64401">
      <w:pPr>
        <w:tabs>
          <w:tab w:val="left" w:pos="709"/>
        </w:tabs>
        <w:spacing w:line="360" w:lineRule="auto"/>
        <w:rPr>
          <w:b/>
          <w:sz w:val="22"/>
        </w:rPr>
      </w:pPr>
    </w:p>
    <w:p w14:paraId="119B30C6" w14:textId="09AAE6F0" w:rsidR="00026BED" w:rsidRDefault="00026BED" w:rsidP="00C64401">
      <w:pPr>
        <w:tabs>
          <w:tab w:val="left" w:pos="709"/>
        </w:tabs>
        <w:spacing w:line="360" w:lineRule="auto"/>
        <w:rPr>
          <w:b/>
          <w:sz w:val="22"/>
        </w:rPr>
      </w:pPr>
    </w:p>
    <w:p w14:paraId="7C6A48D8" w14:textId="77777777" w:rsidR="00026BED" w:rsidRDefault="00026BED" w:rsidP="00C64401">
      <w:pPr>
        <w:tabs>
          <w:tab w:val="left" w:pos="709"/>
        </w:tabs>
        <w:spacing w:line="360" w:lineRule="auto"/>
        <w:rPr>
          <w:b/>
          <w:sz w:val="22"/>
        </w:rPr>
      </w:pPr>
    </w:p>
    <w:p w14:paraId="00210F6F" w14:textId="1FADC29B" w:rsidR="00026BED" w:rsidRPr="00AC5E80" w:rsidRDefault="00026BED" w:rsidP="00026BED">
      <w:pPr>
        <w:pStyle w:val="Ttulo2"/>
        <w:tabs>
          <w:tab w:val="left" w:pos="709"/>
        </w:tabs>
        <w:spacing w:before="0" w:after="240" w:line="360" w:lineRule="auto"/>
        <w:jc w:val="center"/>
        <w:rPr>
          <w:sz w:val="24"/>
          <w:szCs w:val="24"/>
        </w:rPr>
      </w:pPr>
      <w:bookmarkStart w:id="53" w:name="_Toc532523516"/>
      <w:r>
        <w:rPr>
          <w:sz w:val="24"/>
          <w:szCs w:val="24"/>
        </w:rPr>
        <w:t>Apêndice – C Documentação caso de uso</w:t>
      </w:r>
      <w:bookmarkEnd w:id="53"/>
    </w:p>
    <w:p w14:paraId="6E7E58C9" w14:textId="14798780" w:rsidR="00026BED" w:rsidRDefault="00026BED" w:rsidP="00026BED">
      <w:pPr>
        <w:tabs>
          <w:tab w:val="left" w:pos="709"/>
        </w:tabs>
        <w:spacing w:line="360" w:lineRule="auto"/>
        <w:jc w:val="center"/>
        <w:rPr>
          <w:b/>
          <w:sz w:val="22"/>
        </w:rPr>
      </w:pPr>
    </w:p>
    <w:p w14:paraId="154FE4E3" w14:textId="350C9276" w:rsidR="00026BED" w:rsidRDefault="00026BED" w:rsidP="00026BED">
      <w:pPr>
        <w:tabs>
          <w:tab w:val="left" w:pos="709"/>
        </w:tabs>
        <w:spacing w:line="360" w:lineRule="auto"/>
        <w:jc w:val="center"/>
        <w:rPr>
          <w:b/>
          <w:sz w:val="22"/>
        </w:rPr>
      </w:pPr>
    </w:p>
    <w:p w14:paraId="3E5B82F9" w14:textId="57BC5695" w:rsidR="00026BED" w:rsidRDefault="00026BED" w:rsidP="00026BED">
      <w:pPr>
        <w:tabs>
          <w:tab w:val="left" w:pos="709"/>
        </w:tabs>
        <w:spacing w:line="360" w:lineRule="auto"/>
        <w:jc w:val="center"/>
        <w:rPr>
          <w:b/>
          <w:sz w:val="22"/>
        </w:rPr>
      </w:pPr>
    </w:p>
    <w:p w14:paraId="6F5280F2" w14:textId="4B29B68E" w:rsidR="00026BED" w:rsidRDefault="00026BED" w:rsidP="00026BED">
      <w:pPr>
        <w:tabs>
          <w:tab w:val="left" w:pos="709"/>
        </w:tabs>
        <w:spacing w:line="360" w:lineRule="auto"/>
        <w:jc w:val="center"/>
        <w:rPr>
          <w:b/>
          <w:sz w:val="22"/>
        </w:rPr>
      </w:pPr>
    </w:p>
    <w:p w14:paraId="1A4D3C21" w14:textId="20088FF6" w:rsidR="00026BED" w:rsidRDefault="00026BED" w:rsidP="00026BED">
      <w:pPr>
        <w:tabs>
          <w:tab w:val="left" w:pos="709"/>
        </w:tabs>
        <w:spacing w:line="360" w:lineRule="auto"/>
        <w:jc w:val="center"/>
        <w:rPr>
          <w:b/>
          <w:sz w:val="22"/>
        </w:rPr>
      </w:pPr>
    </w:p>
    <w:p w14:paraId="03879F45" w14:textId="04F5D7D0" w:rsidR="00026BED" w:rsidRDefault="00026BED" w:rsidP="00026BED">
      <w:pPr>
        <w:tabs>
          <w:tab w:val="left" w:pos="709"/>
        </w:tabs>
        <w:spacing w:line="360" w:lineRule="auto"/>
        <w:jc w:val="center"/>
        <w:rPr>
          <w:b/>
          <w:sz w:val="22"/>
        </w:rPr>
      </w:pPr>
    </w:p>
    <w:p w14:paraId="6664ED73" w14:textId="48F63908" w:rsidR="00026BED" w:rsidRDefault="00026BED" w:rsidP="00026BED">
      <w:pPr>
        <w:tabs>
          <w:tab w:val="left" w:pos="709"/>
        </w:tabs>
        <w:spacing w:line="360" w:lineRule="auto"/>
        <w:jc w:val="center"/>
        <w:rPr>
          <w:b/>
          <w:sz w:val="22"/>
        </w:rPr>
      </w:pPr>
    </w:p>
    <w:p w14:paraId="167F334C" w14:textId="28DFB876" w:rsidR="00860520" w:rsidRDefault="00860520" w:rsidP="00CE6BAB">
      <w:pPr>
        <w:tabs>
          <w:tab w:val="left" w:pos="709"/>
        </w:tabs>
        <w:spacing w:line="360" w:lineRule="auto"/>
        <w:rPr>
          <w:b/>
          <w:sz w:val="22"/>
        </w:rPr>
      </w:pPr>
    </w:p>
    <w:p w14:paraId="065983AA" w14:textId="0EFF40DE" w:rsidR="00860520" w:rsidRDefault="006B5E1B" w:rsidP="006B5E1B">
      <w:pPr>
        <w:spacing w:before="93" w:after="6"/>
        <w:ind w:left="1495" w:right="624"/>
        <w:rPr>
          <w:b/>
          <w:sz w:val="20"/>
        </w:rPr>
      </w:pPr>
      <w:r>
        <w:rPr>
          <w:b/>
          <w:sz w:val="20"/>
        </w:rPr>
        <w:lastRenderedPageBreak/>
        <w:t>Tabela</w:t>
      </w:r>
      <w:r w:rsidR="00860520">
        <w:rPr>
          <w:b/>
          <w:sz w:val="20"/>
        </w:rPr>
        <w:t xml:space="preserve"> 1 - Documentação do Caso de uso </w:t>
      </w:r>
      <w:proofErr w:type="spellStart"/>
      <w:r>
        <w:rPr>
          <w:b/>
          <w:sz w:val="20"/>
        </w:rPr>
        <w:t>Logar</w:t>
      </w:r>
      <w:proofErr w:type="spellEnd"/>
      <w:r>
        <w:rPr>
          <w:b/>
          <w:sz w:val="20"/>
        </w:rPr>
        <w:t xml:space="preserve"> no sistema</w:t>
      </w:r>
      <w:r w:rsidR="00860520">
        <w:rPr>
          <w:b/>
          <w:sz w:val="20"/>
        </w:rPr>
        <w:t>.</w:t>
      </w:r>
    </w:p>
    <w:tbl>
      <w:tblPr>
        <w:tblStyle w:val="TableNormal"/>
        <w:tblW w:w="8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5"/>
        <w:gridCol w:w="5236"/>
      </w:tblGrid>
      <w:tr w:rsidR="00860520" w14:paraId="02097671" w14:textId="77777777" w:rsidTr="006B5E1B">
        <w:trPr>
          <w:trHeight w:val="404"/>
        </w:trPr>
        <w:tc>
          <w:tcPr>
            <w:tcW w:w="3175" w:type="dxa"/>
            <w:tcBorders>
              <w:right w:val="single" w:sz="4" w:space="0" w:color="000000"/>
            </w:tcBorders>
            <w:shd w:val="clear" w:color="auto" w:fill="D9D9D9"/>
          </w:tcPr>
          <w:p w14:paraId="331CC968" w14:textId="77777777" w:rsidR="00860520" w:rsidRPr="00860520" w:rsidRDefault="00860520" w:rsidP="006B5E1B">
            <w:pPr>
              <w:pStyle w:val="TableParagraph"/>
              <w:spacing w:before="54"/>
              <w:ind w:left="609"/>
              <w:jc w:val="center"/>
              <w:rPr>
                <w:b/>
                <w:sz w:val="20"/>
                <w:lang w:val="pt-BR"/>
              </w:rPr>
            </w:pPr>
            <w:r w:rsidRPr="00860520">
              <w:rPr>
                <w:b/>
                <w:sz w:val="20"/>
                <w:lang w:val="pt-BR"/>
              </w:rPr>
              <w:t>Nome do Caso de Uso</w:t>
            </w:r>
          </w:p>
        </w:tc>
        <w:tc>
          <w:tcPr>
            <w:tcW w:w="5236" w:type="dxa"/>
            <w:tcBorders>
              <w:left w:val="single" w:sz="4" w:space="0" w:color="000000"/>
            </w:tcBorders>
            <w:shd w:val="clear" w:color="auto" w:fill="D9D9D9"/>
          </w:tcPr>
          <w:p w14:paraId="72675A8B" w14:textId="79427CE9" w:rsidR="00860520" w:rsidRDefault="00860520" w:rsidP="006B5E1B">
            <w:pPr>
              <w:pStyle w:val="TableParagraph"/>
              <w:spacing w:before="54"/>
              <w:ind w:left="1720" w:right="1700"/>
              <w:jc w:val="center"/>
              <w:rPr>
                <w:b/>
                <w:sz w:val="20"/>
              </w:rPr>
            </w:pPr>
            <w:proofErr w:type="spellStart"/>
            <w:r>
              <w:rPr>
                <w:b/>
                <w:sz w:val="20"/>
              </w:rPr>
              <w:t>Logar</w:t>
            </w:r>
            <w:proofErr w:type="spellEnd"/>
            <w:r>
              <w:rPr>
                <w:b/>
                <w:sz w:val="20"/>
              </w:rPr>
              <w:t xml:space="preserve"> no </w:t>
            </w:r>
            <w:proofErr w:type="spellStart"/>
            <w:r>
              <w:rPr>
                <w:b/>
                <w:sz w:val="20"/>
              </w:rPr>
              <w:t>sistema</w:t>
            </w:r>
            <w:proofErr w:type="spellEnd"/>
          </w:p>
        </w:tc>
      </w:tr>
      <w:tr w:rsidR="00860520" w14:paraId="4BFEA3E1" w14:textId="77777777" w:rsidTr="006B5E1B">
        <w:trPr>
          <w:trHeight w:val="405"/>
        </w:trPr>
        <w:tc>
          <w:tcPr>
            <w:tcW w:w="3175" w:type="dxa"/>
            <w:tcBorders>
              <w:bottom w:val="single" w:sz="4" w:space="0" w:color="000000"/>
              <w:right w:val="single" w:sz="4" w:space="0" w:color="000000"/>
            </w:tcBorders>
          </w:tcPr>
          <w:p w14:paraId="40118EEA" w14:textId="77777777" w:rsidR="00860520" w:rsidRDefault="00860520" w:rsidP="006B5E1B">
            <w:pPr>
              <w:pStyle w:val="TableParagraph"/>
              <w:spacing w:before="54"/>
              <w:ind w:left="66"/>
              <w:jc w:val="center"/>
              <w:rPr>
                <w:b/>
                <w:sz w:val="20"/>
              </w:rPr>
            </w:pPr>
            <w:r>
              <w:rPr>
                <w:b/>
                <w:sz w:val="20"/>
              </w:rPr>
              <w:t xml:space="preserve">Caso de </w:t>
            </w:r>
            <w:proofErr w:type="spellStart"/>
            <w:r>
              <w:rPr>
                <w:b/>
                <w:sz w:val="20"/>
              </w:rPr>
              <w:t>Uso</w:t>
            </w:r>
            <w:proofErr w:type="spellEnd"/>
            <w:r>
              <w:rPr>
                <w:b/>
                <w:sz w:val="20"/>
              </w:rPr>
              <w:t xml:space="preserve"> </w:t>
            </w:r>
            <w:proofErr w:type="spellStart"/>
            <w:r>
              <w:rPr>
                <w:b/>
                <w:sz w:val="20"/>
              </w:rPr>
              <w:t>Geral</w:t>
            </w:r>
            <w:proofErr w:type="spellEnd"/>
          </w:p>
        </w:tc>
        <w:tc>
          <w:tcPr>
            <w:tcW w:w="5236" w:type="dxa"/>
            <w:tcBorders>
              <w:left w:val="single" w:sz="4" w:space="0" w:color="000000"/>
              <w:bottom w:val="single" w:sz="4" w:space="0" w:color="000000"/>
            </w:tcBorders>
          </w:tcPr>
          <w:p w14:paraId="7CA473E2" w14:textId="77777777" w:rsidR="00860520" w:rsidRDefault="00860520" w:rsidP="006B5E1B">
            <w:pPr>
              <w:pStyle w:val="TableParagraph"/>
              <w:jc w:val="center"/>
              <w:rPr>
                <w:rFonts w:ascii="Times New Roman"/>
                <w:sz w:val="18"/>
              </w:rPr>
            </w:pPr>
          </w:p>
        </w:tc>
      </w:tr>
      <w:tr w:rsidR="00860520" w14:paraId="6BEB7245" w14:textId="77777777" w:rsidTr="006B5E1B">
        <w:trPr>
          <w:trHeight w:val="405"/>
        </w:trPr>
        <w:tc>
          <w:tcPr>
            <w:tcW w:w="3175" w:type="dxa"/>
            <w:tcBorders>
              <w:top w:val="single" w:sz="4" w:space="0" w:color="000000"/>
              <w:bottom w:val="single" w:sz="4" w:space="0" w:color="000000"/>
              <w:right w:val="single" w:sz="4" w:space="0" w:color="000000"/>
            </w:tcBorders>
          </w:tcPr>
          <w:p w14:paraId="02E1D578" w14:textId="77777777" w:rsidR="00860520" w:rsidRDefault="00860520" w:rsidP="006B5E1B">
            <w:pPr>
              <w:pStyle w:val="TableParagraph"/>
              <w:spacing w:before="54"/>
              <w:ind w:left="66"/>
              <w:jc w:val="center"/>
              <w:rPr>
                <w:b/>
                <w:sz w:val="20"/>
              </w:rPr>
            </w:pPr>
            <w:proofErr w:type="spellStart"/>
            <w:r>
              <w:rPr>
                <w:b/>
                <w:sz w:val="20"/>
              </w:rPr>
              <w:t>Ator</w:t>
            </w:r>
            <w:proofErr w:type="spellEnd"/>
            <w:r>
              <w:rPr>
                <w:b/>
                <w:sz w:val="20"/>
              </w:rPr>
              <w:t xml:space="preserve"> Principal</w:t>
            </w:r>
          </w:p>
        </w:tc>
        <w:tc>
          <w:tcPr>
            <w:tcW w:w="5236" w:type="dxa"/>
            <w:tcBorders>
              <w:top w:val="single" w:sz="4" w:space="0" w:color="000000"/>
              <w:left w:val="single" w:sz="4" w:space="0" w:color="000000"/>
              <w:bottom w:val="single" w:sz="4" w:space="0" w:color="000000"/>
            </w:tcBorders>
          </w:tcPr>
          <w:p w14:paraId="2CC71132" w14:textId="7A82DAC6" w:rsidR="00860520" w:rsidRDefault="00860520" w:rsidP="006B5E1B">
            <w:pPr>
              <w:pStyle w:val="TableParagraph"/>
              <w:spacing w:before="57"/>
              <w:ind w:left="74"/>
              <w:jc w:val="center"/>
              <w:rPr>
                <w:sz w:val="20"/>
              </w:rPr>
            </w:pPr>
            <w:proofErr w:type="spellStart"/>
            <w:r>
              <w:rPr>
                <w:sz w:val="20"/>
              </w:rPr>
              <w:t>Usuário</w:t>
            </w:r>
            <w:proofErr w:type="spellEnd"/>
            <w:r>
              <w:rPr>
                <w:sz w:val="20"/>
              </w:rPr>
              <w:t xml:space="preserve"> </w:t>
            </w:r>
            <w:proofErr w:type="spellStart"/>
            <w:r>
              <w:rPr>
                <w:sz w:val="20"/>
              </w:rPr>
              <w:t>comum</w:t>
            </w:r>
            <w:proofErr w:type="spellEnd"/>
          </w:p>
        </w:tc>
      </w:tr>
      <w:tr w:rsidR="00860520" w14:paraId="2370263C" w14:textId="77777777" w:rsidTr="006B5E1B">
        <w:trPr>
          <w:trHeight w:val="405"/>
        </w:trPr>
        <w:tc>
          <w:tcPr>
            <w:tcW w:w="3175" w:type="dxa"/>
            <w:tcBorders>
              <w:top w:val="single" w:sz="4" w:space="0" w:color="000000"/>
              <w:bottom w:val="single" w:sz="4" w:space="0" w:color="000000"/>
              <w:right w:val="single" w:sz="4" w:space="0" w:color="000000"/>
            </w:tcBorders>
          </w:tcPr>
          <w:p w14:paraId="428BC05F" w14:textId="77777777" w:rsidR="00860520" w:rsidRDefault="00860520" w:rsidP="006B5E1B">
            <w:pPr>
              <w:pStyle w:val="TableParagraph"/>
              <w:spacing w:before="54"/>
              <w:ind w:left="66"/>
              <w:jc w:val="center"/>
              <w:rPr>
                <w:b/>
                <w:sz w:val="20"/>
              </w:rPr>
            </w:pPr>
            <w:proofErr w:type="spellStart"/>
            <w:r>
              <w:rPr>
                <w:b/>
                <w:sz w:val="20"/>
              </w:rPr>
              <w:t>Atores</w:t>
            </w:r>
            <w:proofErr w:type="spellEnd"/>
            <w:r>
              <w:rPr>
                <w:b/>
                <w:sz w:val="20"/>
              </w:rPr>
              <w:t xml:space="preserve"> </w:t>
            </w:r>
            <w:proofErr w:type="spellStart"/>
            <w:r>
              <w:rPr>
                <w:b/>
                <w:sz w:val="20"/>
              </w:rPr>
              <w:t>Secundários</w:t>
            </w:r>
            <w:proofErr w:type="spellEnd"/>
          </w:p>
        </w:tc>
        <w:tc>
          <w:tcPr>
            <w:tcW w:w="5236" w:type="dxa"/>
            <w:tcBorders>
              <w:top w:val="single" w:sz="4" w:space="0" w:color="000000"/>
              <w:left w:val="single" w:sz="4" w:space="0" w:color="000000"/>
              <w:bottom w:val="single" w:sz="4" w:space="0" w:color="000000"/>
            </w:tcBorders>
          </w:tcPr>
          <w:p w14:paraId="065FC75E" w14:textId="77777777" w:rsidR="00860520" w:rsidRDefault="00860520" w:rsidP="006B5E1B">
            <w:pPr>
              <w:pStyle w:val="TableParagraph"/>
              <w:jc w:val="center"/>
              <w:rPr>
                <w:rFonts w:ascii="Times New Roman"/>
                <w:sz w:val="18"/>
              </w:rPr>
            </w:pPr>
          </w:p>
        </w:tc>
      </w:tr>
      <w:tr w:rsidR="00860520" w14:paraId="15E3F825" w14:textId="77777777" w:rsidTr="006B5E1B">
        <w:trPr>
          <w:trHeight w:val="969"/>
        </w:trPr>
        <w:tc>
          <w:tcPr>
            <w:tcW w:w="3175" w:type="dxa"/>
            <w:tcBorders>
              <w:top w:val="single" w:sz="4" w:space="0" w:color="000000"/>
              <w:bottom w:val="single" w:sz="4" w:space="0" w:color="000000"/>
              <w:right w:val="single" w:sz="4" w:space="0" w:color="000000"/>
            </w:tcBorders>
          </w:tcPr>
          <w:p w14:paraId="20779168" w14:textId="77777777" w:rsidR="00860520" w:rsidRDefault="00860520" w:rsidP="006B5E1B">
            <w:pPr>
              <w:pStyle w:val="TableParagraph"/>
              <w:spacing w:before="1"/>
              <w:jc w:val="center"/>
              <w:rPr>
                <w:b/>
                <w:sz w:val="29"/>
              </w:rPr>
            </w:pPr>
          </w:p>
          <w:p w14:paraId="261212CE" w14:textId="77777777" w:rsidR="00860520" w:rsidRDefault="00860520" w:rsidP="006B5E1B">
            <w:pPr>
              <w:pStyle w:val="TableParagraph"/>
              <w:spacing w:before="1"/>
              <w:ind w:left="66"/>
              <w:jc w:val="center"/>
              <w:rPr>
                <w:b/>
                <w:sz w:val="20"/>
              </w:rPr>
            </w:pPr>
            <w:proofErr w:type="spellStart"/>
            <w:r>
              <w:rPr>
                <w:b/>
                <w:sz w:val="20"/>
              </w:rPr>
              <w:t>Resumo</w:t>
            </w:r>
            <w:proofErr w:type="spellEnd"/>
          </w:p>
        </w:tc>
        <w:tc>
          <w:tcPr>
            <w:tcW w:w="5236" w:type="dxa"/>
            <w:tcBorders>
              <w:top w:val="single" w:sz="4" w:space="0" w:color="000000"/>
              <w:left w:val="single" w:sz="4" w:space="0" w:color="000000"/>
              <w:bottom w:val="single" w:sz="4" w:space="0" w:color="000000"/>
            </w:tcBorders>
          </w:tcPr>
          <w:p w14:paraId="1E684261" w14:textId="77777777" w:rsidR="00860520" w:rsidRPr="00860520" w:rsidRDefault="00860520" w:rsidP="006B5E1B">
            <w:pPr>
              <w:pStyle w:val="TableParagraph"/>
              <w:spacing w:before="9"/>
              <w:jc w:val="center"/>
              <w:rPr>
                <w:b/>
                <w:sz w:val="21"/>
                <w:lang w:val="pt-BR"/>
              </w:rPr>
            </w:pPr>
          </w:p>
          <w:p w14:paraId="20C7390A" w14:textId="317471CF" w:rsidR="00860520" w:rsidRPr="00860520" w:rsidRDefault="00860520" w:rsidP="006B5E1B">
            <w:pPr>
              <w:pStyle w:val="TableParagraph"/>
              <w:spacing w:before="1"/>
              <w:ind w:left="74" w:right="119"/>
              <w:jc w:val="center"/>
              <w:rPr>
                <w:sz w:val="20"/>
                <w:lang w:val="pt-BR"/>
              </w:rPr>
            </w:pPr>
            <w:r w:rsidRPr="00860520">
              <w:rPr>
                <w:sz w:val="20"/>
                <w:szCs w:val="20"/>
                <w:lang w:val="pt-BR"/>
              </w:rPr>
              <w:t>Descreve a ação de um usuário para fazer login no sistema</w:t>
            </w:r>
          </w:p>
        </w:tc>
      </w:tr>
      <w:tr w:rsidR="00860520" w14:paraId="31D5AF8A" w14:textId="77777777" w:rsidTr="006B5E1B">
        <w:trPr>
          <w:trHeight w:val="405"/>
        </w:trPr>
        <w:tc>
          <w:tcPr>
            <w:tcW w:w="3175" w:type="dxa"/>
            <w:tcBorders>
              <w:top w:val="single" w:sz="4" w:space="0" w:color="000000"/>
              <w:bottom w:val="single" w:sz="4" w:space="0" w:color="000000"/>
              <w:right w:val="single" w:sz="4" w:space="0" w:color="000000"/>
            </w:tcBorders>
          </w:tcPr>
          <w:p w14:paraId="65B3702A" w14:textId="77777777" w:rsidR="00860520" w:rsidRDefault="00860520" w:rsidP="006B5E1B">
            <w:pPr>
              <w:pStyle w:val="TableParagraph"/>
              <w:spacing w:before="54"/>
              <w:ind w:left="66"/>
              <w:jc w:val="center"/>
              <w:rPr>
                <w:b/>
                <w:sz w:val="20"/>
              </w:rPr>
            </w:pPr>
            <w:proofErr w:type="spellStart"/>
            <w:r>
              <w:rPr>
                <w:b/>
                <w:sz w:val="20"/>
              </w:rPr>
              <w:t>Pré-Condições</w:t>
            </w:r>
            <w:proofErr w:type="spellEnd"/>
          </w:p>
        </w:tc>
        <w:tc>
          <w:tcPr>
            <w:tcW w:w="5236" w:type="dxa"/>
            <w:tcBorders>
              <w:top w:val="single" w:sz="4" w:space="0" w:color="000000"/>
              <w:left w:val="single" w:sz="4" w:space="0" w:color="000000"/>
              <w:bottom w:val="single" w:sz="4" w:space="0" w:color="000000"/>
            </w:tcBorders>
          </w:tcPr>
          <w:p w14:paraId="2FE2FB76" w14:textId="01542B8E" w:rsidR="00860520" w:rsidRPr="00860520" w:rsidRDefault="006B5E1B" w:rsidP="006B5E1B">
            <w:pPr>
              <w:pStyle w:val="TableParagraph"/>
              <w:spacing w:before="57"/>
              <w:ind w:left="74"/>
              <w:jc w:val="center"/>
              <w:rPr>
                <w:sz w:val="20"/>
                <w:lang w:val="pt-BR"/>
              </w:rPr>
            </w:pPr>
            <w:r>
              <w:rPr>
                <w:sz w:val="20"/>
                <w:lang w:val="pt-BR"/>
              </w:rPr>
              <w:t>U</w:t>
            </w:r>
            <w:r w:rsidR="00860520" w:rsidRPr="00860520">
              <w:rPr>
                <w:sz w:val="20"/>
                <w:lang w:val="pt-BR"/>
              </w:rPr>
              <w:t>suário deve possuir cadastro.</w:t>
            </w:r>
          </w:p>
        </w:tc>
      </w:tr>
      <w:tr w:rsidR="00860520" w14:paraId="45901409" w14:textId="77777777" w:rsidTr="006B5E1B">
        <w:trPr>
          <w:trHeight w:val="405"/>
        </w:trPr>
        <w:tc>
          <w:tcPr>
            <w:tcW w:w="3175" w:type="dxa"/>
            <w:tcBorders>
              <w:top w:val="single" w:sz="4" w:space="0" w:color="000000"/>
              <w:bottom w:val="single" w:sz="4" w:space="0" w:color="000000"/>
              <w:right w:val="single" w:sz="4" w:space="0" w:color="000000"/>
            </w:tcBorders>
          </w:tcPr>
          <w:p w14:paraId="6DBC1A85" w14:textId="77777777" w:rsidR="00860520" w:rsidRDefault="00860520" w:rsidP="006B5E1B">
            <w:pPr>
              <w:pStyle w:val="TableParagraph"/>
              <w:spacing w:before="54"/>
              <w:ind w:left="66"/>
              <w:jc w:val="center"/>
              <w:rPr>
                <w:b/>
                <w:sz w:val="20"/>
              </w:rPr>
            </w:pPr>
            <w:proofErr w:type="spellStart"/>
            <w:r>
              <w:rPr>
                <w:b/>
                <w:sz w:val="20"/>
              </w:rPr>
              <w:t>Pós-Condições</w:t>
            </w:r>
            <w:proofErr w:type="spellEnd"/>
          </w:p>
        </w:tc>
        <w:tc>
          <w:tcPr>
            <w:tcW w:w="5236" w:type="dxa"/>
            <w:tcBorders>
              <w:top w:val="single" w:sz="4" w:space="0" w:color="000000"/>
              <w:left w:val="single" w:sz="4" w:space="0" w:color="000000"/>
              <w:bottom w:val="single" w:sz="4" w:space="0" w:color="000000"/>
            </w:tcBorders>
          </w:tcPr>
          <w:p w14:paraId="645254E7" w14:textId="77777777" w:rsidR="00860520" w:rsidRDefault="00860520" w:rsidP="006B5E1B">
            <w:pPr>
              <w:pStyle w:val="TableParagraph"/>
              <w:jc w:val="center"/>
              <w:rPr>
                <w:rFonts w:ascii="Times New Roman"/>
                <w:sz w:val="18"/>
              </w:rPr>
            </w:pPr>
          </w:p>
        </w:tc>
      </w:tr>
      <w:tr w:rsidR="00860520" w14:paraId="719B76C4" w14:textId="77777777" w:rsidTr="006B5E1B">
        <w:trPr>
          <w:trHeight w:val="405"/>
        </w:trPr>
        <w:tc>
          <w:tcPr>
            <w:tcW w:w="8411" w:type="dxa"/>
            <w:gridSpan w:val="2"/>
            <w:tcBorders>
              <w:top w:val="single" w:sz="4" w:space="0" w:color="000000"/>
              <w:bottom w:val="single" w:sz="4" w:space="0" w:color="000000"/>
            </w:tcBorders>
            <w:shd w:val="clear" w:color="auto" w:fill="D9D9D9"/>
          </w:tcPr>
          <w:p w14:paraId="435D693F" w14:textId="77777777" w:rsidR="00860520" w:rsidRDefault="00860520" w:rsidP="006B5E1B">
            <w:pPr>
              <w:pStyle w:val="TableParagraph"/>
              <w:spacing w:before="54"/>
              <w:ind w:left="66"/>
              <w:rPr>
                <w:b/>
                <w:sz w:val="20"/>
              </w:rPr>
            </w:pPr>
            <w:proofErr w:type="spellStart"/>
            <w:r>
              <w:rPr>
                <w:b/>
                <w:sz w:val="20"/>
              </w:rPr>
              <w:t>Fluxo</w:t>
            </w:r>
            <w:proofErr w:type="spellEnd"/>
            <w:r>
              <w:rPr>
                <w:b/>
                <w:sz w:val="20"/>
              </w:rPr>
              <w:t xml:space="preserve"> Principal</w:t>
            </w:r>
          </w:p>
        </w:tc>
      </w:tr>
      <w:tr w:rsidR="00860520" w14:paraId="01D32D5F" w14:textId="77777777" w:rsidTr="006B5E1B">
        <w:trPr>
          <w:trHeight w:val="402"/>
        </w:trPr>
        <w:tc>
          <w:tcPr>
            <w:tcW w:w="3175" w:type="dxa"/>
            <w:tcBorders>
              <w:top w:val="single" w:sz="4" w:space="0" w:color="000000"/>
              <w:bottom w:val="single" w:sz="4" w:space="0" w:color="000000"/>
              <w:right w:val="single" w:sz="4" w:space="0" w:color="000000"/>
            </w:tcBorders>
          </w:tcPr>
          <w:p w14:paraId="74283815" w14:textId="77777777" w:rsidR="00860520" w:rsidRDefault="00860520" w:rsidP="006B5E1B">
            <w:pPr>
              <w:pStyle w:val="TableParagraph"/>
              <w:spacing w:before="54"/>
              <w:ind w:left="66"/>
              <w:jc w:val="center"/>
              <w:rPr>
                <w:b/>
                <w:sz w:val="20"/>
              </w:rPr>
            </w:pPr>
            <w:proofErr w:type="spellStart"/>
            <w:r>
              <w:rPr>
                <w:b/>
                <w:sz w:val="20"/>
              </w:rPr>
              <w:t>Ações</w:t>
            </w:r>
            <w:proofErr w:type="spellEnd"/>
            <w:r>
              <w:rPr>
                <w:b/>
                <w:sz w:val="20"/>
              </w:rPr>
              <w:t xml:space="preserve"> do </w:t>
            </w:r>
            <w:proofErr w:type="spellStart"/>
            <w:r>
              <w:rPr>
                <w:b/>
                <w:sz w:val="20"/>
              </w:rPr>
              <w:t>Ator</w:t>
            </w:r>
            <w:proofErr w:type="spellEnd"/>
          </w:p>
        </w:tc>
        <w:tc>
          <w:tcPr>
            <w:tcW w:w="5236" w:type="dxa"/>
            <w:tcBorders>
              <w:top w:val="single" w:sz="4" w:space="0" w:color="000000"/>
              <w:left w:val="single" w:sz="4" w:space="0" w:color="000000"/>
              <w:bottom w:val="single" w:sz="4" w:space="0" w:color="000000"/>
            </w:tcBorders>
          </w:tcPr>
          <w:p w14:paraId="45FC79A3" w14:textId="77777777" w:rsidR="00860520" w:rsidRDefault="00860520" w:rsidP="006B5E1B">
            <w:pPr>
              <w:pStyle w:val="TableParagraph"/>
              <w:spacing w:before="54"/>
              <w:ind w:left="74"/>
              <w:jc w:val="center"/>
              <w:rPr>
                <w:b/>
                <w:sz w:val="20"/>
              </w:rPr>
            </w:pPr>
            <w:proofErr w:type="spellStart"/>
            <w:r>
              <w:rPr>
                <w:b/>
                <w:sz w:val="20"/>
              </w:rPr>
              <w:t>Ações</w:t>
            </w:r>
            <w:proofErr w:type="spellEnd"/>
            <w:r>
              <w:rPr>
                <w:b/>
                <w:sz w:val="20"/>
              </w:rPr>
              <w:t xml:space="preserve"> do Sistema</w:t>
            </w:r>
          </w:p>
        </w:tc>
      </w:tr>
      <w:tr w:rsidR="00860520" w14:paraId="63FF8C19" w14:textId="77777777" w:rsidTr="006B5E1B">
        <w:trPr>
          <w:trHeight w:val="750"/>
        </w:trPr>
        <w:tc>
          <w:tcPr>
            <w:tcW w:w="3175" w:type="dxa"/>
            <w:tcBorders>
              <w:top w:val="single" w:sz="4" w:space="0" w:color="000000"/>
              <w:bottom w:val="single" w:sz="4" w:space="0" w:color="000000"/>
              <w:right w:val="single" w:sz="4" w:space="0" w:color="000000"/>
            </w:tcBorders>
          </w:tcPr>
          <w:p w14:paraId="1D80501C" w14:textId="77777777" w:rsidR="00860520" w:rsidRPr="00860520" w:rsidRDefault="00860520" w:rsidP="006B5E1B">
            <w:pPr>
              <w:pStyle w:val="TableParagraph"/>
              <w:spacing w:before="59"/>
              <w:ind w:left="66"/>
              <w:jc w:val="center"/>
              <w:rPr>
                <w:sz w:val="20"/>
                <w:lang w:val="pt-BR"/>
              </w:rPr>
            </w:pPr>
            <w:r w:rsidRPr="00860520">
              <w:rPr>
                <w:sz w:val="20"/>
                <w:lang w:val="pt-BR"/>
              </w:rPr>
              <w:t>1. Clica na opção "Entrar no</w:t>
            </w:r>
          </w:p>
          <w:p w14:paraId="5E8DF74C" w14:textId="77777777" w:rsidR="00860520" w:rsidRPr="00860520" w:rsidRDefault="00860520" w:rsidP="006B5E1B">
            <w:pPr>
              <w:pStyle w:val="TableParagraph"/>
              <w:spacing w:before="113"/>
              <w:ind w:left="66"/>
              <w:jc w:val="center"/>
              <w:rPr>
                <w:sz w:val="20"/>
                <w:lang w:val="pt-BR"/>
              </w:rPr>
            </w:pPr>
            <w:r w:rsidRPr="00860520">
              <w:rPr>
                <w:sz w:val="20"/>
                <w:lang w:val="pt-BR"/>
              </w:rPr>
              <w:t>sistema"</w:t>
            </w:r>
          </w:p>
        </w:tc>
        <w:tc>
          <w:tcPr>
            <w:tcW w:w="5236" w:type="dxa"/>
            <w:tcBorders>
              <w:top w:val="single" w:sz="4" w:space="0" w:color="000000"/>
              <w:left w:val="single" w:sz="4" w:space="0" w:color="000000"/>
              <w:bottom w:val="single" w:sz="4" w:space="0" w:color="000000"/>
            </w:tcBorders>
          </w:tcPr>
          <w:p w14:paraId="07550723" w14:textId="77777777" w:rsidR="00860520" w:rsidRPr="00860520" w:rsidRDefault="00860520" w:rsidP="006B5E1B">
            <w:pPr>
              <w:pStyle w:val="TableParagraph"/>
              <w:jc w:val="center"/>
              <w:rPr>
                <w:rFonts w:ascii="Times New Roman"/>
                <w:sz w:val="18"/>
                <w:lang w:val="pt-BR"/>
              </w:rPr>
            </w:pPr>
          </w:p>
        </w:tc>
      </w:tr>
      <w:tr w:rsidR="00860520" w14:paraId="0CEFA523" w14:textId="77777777" w:rsidTr="006B5E1B">
        <w:trPr>
          <w:trHeight w:val="750"/>
        </w:trPr>
        <w:tc>
          <w:tcPr>
            <w:tcW w:w="3175" w:type="dxa"/>
            <w:tcBorders>
              <w:top w:val="single" w:sz="4" w:space="0" w:color="000000"/>
              <w:bottom w:val="single" w:sz="4" w:space="0" w:color="000000"/>
              <w:right w:val="single" w:sz="4" w:space="0" w:color="000000"/>
            </w:tcBorders>
          </w:tcPr>
          <w:p w14:paraId="5DAE98BC" w14:textId="77777777" w:rsidR="00860520" w:rsidRPr="00860520" w:rsidRDefault="00860520" w:rsidP="006B5E1B">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0E265598" w14:textId="77777777" w:rsidR="00860520" w:rsidRPr="00860520" w:rsidRDefault="00860520" w:rsidP="006B5E1B">
            <w:pPr>
              <w:pStyle w:val="TableParagraph"/>
              <w:spacing w:before="57"/>
              <w:ind w:left="74"/>
              <w:jc w:val="center"/>
              <w:rPr>
                <w:sz w:val="20"/>
                <w:lang w:val="pt-BR"/>
              </w:rPr>
            </w:pPr>
            <w:r w:rsidRPr="00860520">
              <w:rPr>
                <w:sz w:val="20"/>
                <w:lang w:val="pt-BR"/>
              </w:rPr>
              <w:t>2. O sistema deverá redirecionar o usuário para a tela</w:t>
            </w:r>
          </w:p>
          <w:p w14:paraId="6FAE4DE8" w14:textId="77777777" w:rsidR="00860520" w:rsidRDefault="00860520" w:rsidP="006B5E1B">
            <w:pPr>
              <w:pStyle w:val="TableParagraph"/>
              <w:spacing w:before="113"/>
              <w:ind w:left="74"/>
              <w:jc w:val="center"/>
              <w:rPr>
                <w:sz w:val="20"/>
              </w:rPr>
            </w:pPr>
            <w:r>
              <w:rPr>
                <w:sz w:val="20"/>
              </w:rPr>
              <w:t xml:space="preserve">de </w:t>
            </w:r>
            <w:r>
              <w:rPr>
                <w:i/>
                <w:sz w:val="20"/>
              </w:rPr>
              <w:t>login</w:t>
            </w:r>
            <w:r>
              <w:rPr>
                <w:sz w:val="20"/>
              </w:rPr>
              <w:t>.</w:t>
            </w:r>
          </w:p>
        </w:tc>
      </w:tr>
      <w:tr w:rsidR="00860520" w14:paraId="0CC3D0E8" w14:textId="77777777" w:rsidTr="006B5E1B">
        <w:trPr>
          <w:trHeight w:val="405"/>
        </w:trPr>
        <w:tc>
          <w:tcPr>
            <w:tcW w:w="3175" w:type="dxa"/>
            <w:tcBorders>
              <w:top w:val="single" w:sz="4" w:space="0" w:color="000000"/>
              <w:bottom w:val="single" w:sz="4" w:space="0" w:color="000000"/>
              <w:right w:val="single" w:sz="4" w:space="0" w:color="000000"/>
            </w:tcBorders>
          </w:tcPr>
          <w:p w14:paraId="609ED9E6" w14:textId="77777777" w:rsidR="00860520" w:rsidRPr="00860520" w:rsidRDefault="00860520" w:rsidP="006B5E1B">
            <w:pPr>
              <w:pStyle w:val="TableParagraph"/>
              <w:spacing w:before="57"/>
              <w:ind w:left="66"/>
              <w:jc w:val="center"/>
              <w:rPr>
                <w:sz w:val="20"/>
                <w:lang w:val="pt-BR"/>
              </w:rPr>
            </w:pPr>
            <w:r w:rsidRPr="00860520">
              <w:rPr>
                <w:sz w:val="20"/>
                <w:lang w:val="pt-BR"/>
              </w:rPr>
              <w:t>3. Preenche o e-mail e a senha.</w:t>
            </w:r>
          </w:p>
        </w:tc>
        <w:tc>
          <w:tcPr>
            <w:tcW w:w="5236" w:type="dxa"/>
            <w:tcBorders>
              <w:top w:val="single" w:sz="4" w:space="0" w:color="000000"/>
              <w:left w:val="single" w:sz="4" w:space="0" w:color="000000"/>
              <w:bottom w:val="single" w:sz="4" w:space="0" w:color="000000"/>
            </w:tcBorders>
          </w:tcPr>
          <w:p w14:paraId="491A3082" w14:textId="77777777" w:rsidR="00860520" w:rsidRPr="00860520" w:rsidRDefault="00860520" w:rsidP="006B5E1B">
            <w:pPr>
              <w:pStyle w:val="TableParagraph"/>
              <w:jc w:val="center"/>
              <w:rPr>
                <w:rFonts w:ascii="Times New Roman"/>
                <w:sz w:val="18"/>
                <w:lang w:val="pt-BR"/>
              </w:rPr>
            </w:pPr>
          </w:p>
        </w:tc>
      </w:tr>
      <w:tr w:rsidR="00860520" w14:paraId="4A11DCF8" w14:textId="77777777" w:rsidTr="006B5E1B">
        <w:trPr>
          <w:trHeight w:val="465"/>
        </w:trPr>
        <w:tc>
          <w:tcPr>
            <w:tcW w:w="3175" w:type="dxa"/>
            <w:tcBorders>
              <w:top w:val="single" w:sz="4" w:space="0" w:color="000000"/>
              <w:bottom w:val="single" w:sz="4" w:space="0" w:color="000000"/>
              <w:right w:val="single" w:sz="4" w:space="0" w:color="000000"/>
            </w:tcBorders>
          </w:tcPr>
          <w:p w14:paraId="4F321A6A" w14:textId="07161541" w:rsidR="00860520" w:rsidRPr="00860520" w:rsidRDefault="00860520" w:rsidP="006B5E1B">
            <w:pPr>
              <w:pStyle w:val="TableParagraph"/>
              <w:spacing w:before="57"/>
              <w:ind w:left="66"/>
              <w:jc w:val="center"/>
              <w:rPr>
                <w:sz w:val="20"/>
                <w:lang w:val="pt-BR"/>
              </w:rPr>
            </w:pPr>
            <w:r w:rsidRPr="00860520">
              <w:rPr>
                <w:sz w:val="20"/>
                <w:lang w:val="pt-BR"/>
              </w:rPr>
              <w:t>4. Clica</w:t>
            </w:r>
            <w:r w:rsidR="006B5E1B">
              <w:rPr>
                <w:sz w:val="20"/>
                <w:lang w:val="pt-BR"/>
              </w:rPr>
              <w:t>r</w:t>
            </w:r>
            <w:r w:rsidRPr="00860520">
              <w:rPr>
                <w:sz w:val="20"/>
                <w:lang w:val="pt-BR"/>
              </w:rPr>
              <w:t xml:space="preserve"> na opção "Fazer login"</w:t>
            </w:r>
          </w:p>
        </w:tc>
        <w:tc>
          <w:tcPr>
            <w:tcW w:w="5236" w:type="dxa"/>
            <w:tcBorders>
              <w:top w:val="single" w:sz="4" w:space="0" w:color="000000"/>
              <w:left w:val="single" w:sz="4" w:space="0" w:color="000000"/>
              <w:bottom w:val="single" w:sz="4" w:space="0" w:color="000000"/>
            </w:tcBorders>
          </w:tcPr>
          <w:p w14:paraId="502C2EF2" w14:textId="77777777" w:rsidR="00860520" w:rsidRPr="00860520" w:rsidRDefault="00860520" w:rsidP="006B5E1B">
            <w:pPr>
              <w:pStyle w:val="TableParagraph"/>
              <w:jc w:val="center"/>
              <w:rPr>
                <w:rFonts w:ascii="Times New Roman"/>
                <w:sz w:val="18"/>
                <w:lang w:val="pt-BR"/>
              </w:rPr>
            </w:pPr>
          </w:p>
        </w:tc>
      </w:tr>
      <w:tr w:rsidR="00860520" w14:paraId="64FC50A6" w14:textId="77777777" w:rsidTr="006B5E1B">
        <w:trPr>
          <w:trHeight w:val="748"/>
        </w:trPr>
        <w:tc>
          <w:tcPr>
            <w:tcW w:w="3175" w:type="dxa"/>
            <w:tcBorders>
              <w:top w:val="single" w:sz="4" w:space="0" w:color="000000"/>
              <w:bottom w:val="single" w:sz="4" w:space="0" w:color="000000"/>
              <w:right w:val="single" w:sz="4" w:space="0" w:color="000000"/>
            </w:tcBorders>
          </w:tcPr>
          <w:p w14:paraId="2A56F4E1" w14:textId="77777777" w:rsidR="00860520" w:rsidRPr="00860520" w:rsidRDefault="00860520" w:rsidP="006B5E1B">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64FD2CF5" w14:textId="77777777" w:rsidR="00860520" w:rsidRPr="00860520" w:rsidRDefault="00860520" w:rsidP="006B5E1B">
            <w:pPr>
              <w:pStyle w:val="TableParagraph"/>
              <w:spacing w:before="57"/>
              <w:ind w:left="74"/>
              <w:jc w:val="center"/>
              <w:rPr>
                <w:sz w:val="20"/>
                <w:lang w:val="pt-BR"/>
              </w:rPr>
            </w:pPr>
            <w:r w:rsidRPr="00860520">
              <w:rPr>
                <w:sz w:val="20"/>
                <w:lang w:val="pt-BR"/>
              </w:rPr>
              <w:t>5. O sistema deverá validar o e-mail e a senha do</w:t>
            </w:r>
          </w:p>
          <w:p w14:paraId="5FB2AF4F" w14:textId="77777777" w:rsidR="00860520" w:rsidRDefault="00860520" w:rsidP="006B5E1B">
            <w:pPr>
              <w:pStyle w:val="TableParagraph"/>
              <w:spacing w:before="113"/>
              <w:ind w:left="74"/>
              <w:jc w:val="center"/>
              <w:rPr>
                <w:sz w:val="20"/>
              </w:rPr>
            </w:pPr>
            <w:proofErr w:type="spellStart"/>
            <w:r>
              <w:rPr>
                <w:sz w:val="20"/>
              </w:rPr>
              <w:t>usuário</w:t>
            </w:r>
            <w:proofErr w:type="spellEnd"/>
            <w:r>
              <w:rPr>
                <w:sz w:val="20"/>
              </w:rPr>
              <w:t>.</w:t>
            </w:r>
          </w:p>
        </w:tc>
      </w:tr>
      <w:tr w:rsidR="00860520" w14:paraId="3FA731F0" w14:textId="77777777" w:rsidTr="006B5E1B">
        <w:trPr>
          <w:trHeight w:val="750"/>
        </w:trPr>
        <w:tc>
          <w:tcPr>
            <w:tcW w:w="3175" w:type="dxa"/>
            <w:tcBorders>
              <w:top w:val="single" w:sz="4" w:space="0" w:color="000000"/>
              <w:bottom w:val="single" w:sz="4" w:space="0" w:color="000000"/>
              <w:right w:val="single" w:sz="4" w:space="0" w:color="000000"/>
            </w:tcBorders>
          </w:tcPr>
          <w:p w14:paraId="3EAEE02C" w14:textId="77777777" w:rsidR="00860520" w:rsidRDefault="00860520" w:rsidP="006B5E1B">
            <w:pPr>
              <w:pStyle w:val="TableParagraph"/>
              <w:jc w:val="center"/>
              <w:rPr>
                <w:rFonts w:ascii="Times New Roman"/>
                <w:sz w:val="18"/>
              </w:rPr>
            </w:pPr>
          </w:p>
        </w:tc>
        <w:tc>
          <w:tcPr>
            <w:tcW w:w="5236" w:type="dxa"/>
            <w:tcBorders>
              <w:top w:val="single" w:sz="4" w:space="0" w:color="000000"/>
              <w:left w:val="single" w:sz="4" w:space="0" w:color="000000"/>
              <w:bottom w:val="single" w:sz="4" w:space="0" w:color="000000"/>
            </w:tcBorders>
          </w:tcPr>
          <w:p w14:paraId="55DAD917" w14:textId="77777777" w:rsidR="00860520" w:rsidRPr="00860520" w:rsidRDefault="00860520" w:rsidP="006B5E1B">
            <w:pPr>
              <w:pStyle w:val="TableParagraph"/>
              <w:spacing w:before="57"/>
              <w:ind w:left="74"/>
              <w:jc w:val="center"/>
              <w:rPr>
                <w:sz w:val="20"/>
                <w:lang w:val="pt-BR"/>
              </w:rPr>
            </w:pPr>
            <w:r w:rsidRPr="00860520">
              <w:rPr>
                <w:sz w:val="20"/>
                <w:lang w:val="pt-BR"/>
              </w:rPr>
              <w:t>6. O sistema deverá redirecionar o usuário para a tela</w:t>
            </w:r>
          </w:p>
          <w:p w14:paraId="47C730C8" w14:textId="62F5304F" w:rsidR="00860520" w:rsidRDefault="00A9184E" w:rsidP="006B5E1B">
            <w:pPr>
              <w:pStyle w:val="TableParagraph"/>
              <w:spacing w:before="115"/>
              <w:ind w:left="74"/>
              <w:jc w:val="center"/>
              <w:rPr>
                <w:sz w:val="20"/>
              </w:rPr>
            </w:pPr>
            <w:proofErr w:type="spellStart"/>
            <w:r>
              <w:rPr>
                <w:sz w:val="20"/>
              </w:rPr>
              <w:t>inicial</w:t>
            </w:r>
            <w:proofErr w:type="spellEnd"/>
            <w:r w:rsidR="00860520">
              <w:rPr>
                <w:sz w:val="20"/>
              </w:rPr>
              <w:t>.</w:t>
            </w:r>
          </w:p>
        </w:tc>
      </w:tr>
      <w:tr w:rsidR="00860520" w14:paraId="2A308345" w14:textId="77777777" w:rsidTr="006B5E1B">
        <w:trPr>
          <w:trHeight w:val="345"/>
        </w:trPr>
        <w:tc>
          <w:tcPr>
            <w:tcW w:w="3175" w:type="dxa"/>
            <w:tcBorders>
              <w:top w:val="single" w:sz="4" w:space="0" w:color="000000"/>
              <w:bottom w:val="single" w:sz="4" w:space="0" w:color="000000"/>
              <w:right w:val="single" w:sz="4" w:space="0" w:color="000000"/>
            </w:tcBorders>
            <w:shd w:val="clear" w:color="auto" w:fill="D9D9D9"/>
          </w:tcPr>
          <w:p w14:paraId="0C339065" w14:textId="77777777" w:rsidR="00860520" w:rsidRDefault="00860520" w:rsidP="006B5E1B">
            <w:pPr>
              <w:pStyle w:val="TableParagraph"/>
              <w:spacing w:line="225" w:lineRule="exact"/>
              <w:ind w:left="66"/>
              <w:jc w:val="center"/>
              <w:rPr>
                <w:b/>
                <w:sz w:val="20"/>
              </w:rPr>
            </w:pPr>
            <w:proofErr w:type="spellStart"/>
            <w:r>
              <w:rPr>
                <w:b/>
                <w:sz w:val="20"/>
              </w:rPr>
              <w:t>Restrições</w:t>
            </w:r>
            <w:proofErr w:type="spellEnd"/>
            <w:r>
              <w:rPr>
                <w:b/>
                <w:sz w:val="20"/>
              </w:rPr>
              <w:t>/</w:t>
            </w:r>
            <w:proofErr w:type="spellStart"/>
            <w:r>
              <w:rPr>
                <w:b/>
                <w:sz w:val="20"/>
              </w:rPr>
              <w:t>Validações</w:t>
            </w:r>
            <w:proofErr w:type="spellEnd"/>
          </w:p>
        </w:tc>
        <w:tc>
          <w:tcPr>
            <w:tcW w:w="5236" w:type="dxa"/>
            <w:tcBorders>
              <w:top w:val="single" w:sz="4" w:space="0" w:color="000000"/>
              <w:left w:val="single" w:sz="4" w:space="0" w:color="000000"/>
              <w:bottom w:val="single" w:sz="4" w:space="0" w:color="000000"/>
            </w:tcBorders>
          </w:tcPr>
          <w:p w14:paraId="31371BC1" w14:textId="77777777" w:rsidR="00860520" w:rsidRDefault="00860520" w:rsidP="006B5E1B">
            <w:pPr>
              <w:pStyle w:val="TableParagraph"/>
              <w:jc w:val="center"/>
              <w:rPr>
                <w:rFonts w:ascii="Times New Roman"/>
                <w:sz w:val="18"/>
              </w:rPr>
            </w:pPr>
          </w:p>
        </w:tc>
      </w:tr>
    </w:tbl>
    <w:p w14:paraId="29B45625" w14:textId="369811FB" w:rsidR="00860520" w:rsidRDefault="006B5E1B" w:rsidP="006B5E1B">
      <w:pPr>
        <w:spacing w:before="57"/>
        <w:ind w:left="1495" w:right="628"/>
        <w:rPr>
          <w:sz w:val="20"/>
        </w:rPr>
      </w:pPr>
      <w:r>
        <w:rPr>
          <w:sz w:val="20"/>
        </w:rPr>
        <w:t xml:space="preserve">                                         </w:t>
      </w:r>
      <w:r w:rsidR="00860520">
        <w:rPr>
          <w:sz w:val="20"/>
        </w:rPr>
        <w:t>Fonte: Autor.</w:t>
      </w:r>
    </w:p>
    <w:p w14:paraId="02F692DE" w14:textId="72678D0E" w:rsidR="006B5E1B" w:rsidRDefault="006B5E1B" w:rsidP="006B5E1B">
      <w:pPr>
        <w:spacing w:before="57"/>
        <w:ind w:left="1495" w:right="628"/>
        <w:rPr>
          <w:sz w:val="20"/>
        </w:rPr>
      </w:pPr>
    </w:p>
    <w:p w14:paraId="099B3705" w14:textId="67420721" w:rsidR="008E456F" w:rsidRDefault="008E456F" w:rsidP="006B5E1B">
      <w:pPr>
        <w:spacing w:before="57"/>
        <w:ind w:left="1495" w:right="628"/>
        <w:rPr>
          <w:sz w:val="20"/>
        </w:rPr>
      </w:pPr>
    </w:p>
    <w:p w14:paraId="201B30F0" w14:textId="6F145C17" w:rsidR="008E456F" w:rsidRDefault="008E456F" w:rsidP="008E456F">
      <w:pPr>
        <w:spacing w:before="93" w:after="6"/>
        <w:ind w:left="1495" w:right="624"/>
        <w:rPr>
          <w:b/>
          <w:sz w:val="20"/>
        </w:rPr>
      </w:pPr>
      <w:r>
        <w:rPr>
          <w:b/>
          <w:sz w:val="20"/>
        </w:rPr>
        <w:t>Tabela 2 - Documentação do Caso de uso Pesquisar bandas.</w:t>
      </w:r>
    </w:p>
    <w:tbl>
      <w:tblPr>
        <w:tblStyle w:val="TableNormal"/>
        <w:tblW w:w="8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5"/>
        <w:gridCol w:w="5236"/>
      </w:tblGrid>
      <w:tr w:rsidR="008E456F" w14:paraId="2D214D5E" w14:textId="77777777" w:rsidTr="00A25D1A">
        <w:trPr>
          <w:trHeight w:val="404"/>
        </w:trPr>
        <w:tc>
          <w:tcPr>
            <w:tcW w:w="3175" w:type="dxa"/>
            <w:tcBorders>
              <w:right w:val="single" w:sz="4" w:space="0" w:color="000000"/>
            </w:tcBorders>
            <w:shd w:val="clear" w:color="auto" w:fill="D9D9D9"/>
          </w:tcPr>
          <w:p w14:paraId="4E313C3B" w14:textId="77777777" w:rsidR="008E456F" w:rsidRPr="00860520" w:rsidRDefault="008E456F" w:rsidP="00A25D1A">
            <w:pPr>
              <w:pStyle w:val="TableParagraph"/>
              <w:spacing w:before="54"/>
              <w:ind w:left="609"/>
              <w:jc w:val="center"/>
              <w:rPr>
                <w:b/>
                <w:sz w:val="20"/>
                <w:lang w:val="pt-BR"/>
              </w:rPr>
            </w:pPr>
            <w:r w:rsidRPr="00860520">
              <w:rPr>
                <w:b/>
                <w:sz w:val="20"/>
                <w:lang w:val="pt-BR"/>
              </w:rPr>
              <w:t>Nome do Caso de Uso</w:t>
            </w:r>
          </w:p>
        </w:tc>
        <w:tc>
          <w:tcPr>
            <w:tcW w:w="5236" w:type="dxa"/>
            <w:tcBorders>
              <w:left w:val="single" w:sz="4" w:space="0" w:color="000000"/>
            </w:tcBorders>
            <w:shd w:val="clear" w:color="auto" w:fill="D9D9D9"/>
          </w:tcPr>
          <w:p w14:paraId="51E0837E" w14:textId="1DE291BA" w:rsidR="008E456F" w:rsidRDefault="008E456F" w:rsidP="00A25D1A">
            <w:pPr>
              <w:pStyle w:val="TableParagraph"/>
              <w:spacing w:before="54"/>
              <w:ind w:left="1720" w:right="1700"/>
              <w:jc w:val="center"/>
              <w:rPr>
                <w:b/>
                <w:sz w:val="20"/>
              </w:rPr>
            </w:pPr>
            <w:proofErr w:type="spellStart"/>
            <w:r>
              <w:rPr>
                <w:b/>
                <w:sz w:val="20"/>
              </w:rPr>
              <w:t>Pesquisar</w:t>
            </w:r>
            <w:proofErr w:type="spellEnd"/>
            <w:r>
              <w:rPr>
                <w:b/>
                <w:sz w:val="20"/>
              </w:rPr>
              <w:t xml:space="preserve"> </w:t>
            </w:r>
            <w:proofErr w:type="spellStart"/>
            <w:r>
              <w:rPr>
                <w:b/>
                <w:sz w:val="20"/>
              </w:rPr>
              <w:t>bandas</w:t>
            </w:r>
            <w:proofErr w:type="spellEnd"/>
          </w:p>
        </w:tc>
      </w:tr>
      <w:tr w:rsidR="008E456F" w14:paraId="4CE7928C" w14:textId="77777777" w:rsidTr="00A25D1A">
        <w:trPr>
          <w:trHeight w:val="405"/>
        </w:trPr>
        <w:tc>
          <w:tcPr>
            <w:tcW w:w="3175" w:type="dxa"/>
            <w:tcBorders>
              <w:bottom w:val="single" w:sz="4" w:space="0" w:color="000000"/>
              <w:right w:val="single" w:sz="4" w:space="0" w:color="000000"/>
            </w:tcBorders>
          </w:tcPr>
          <w:p w14:paraId="71A1EBC2" w14:textId="77777777" w:rsidR="008E456F" w:rsidRDefault="008E456F" w:rsidP="00A25D1A">
            <w:pPr>
              <w:pStyle w:val="TableParagraph"/>
              <w:spacing w:before="54"/>
              <w:ind w:left="66"/>
              <w:jc w:val="center"/>
              <w:rPr>
                <w:b/>
                <w:sz w:val="20"/>
              </w:rPr>
            </w:pPr>
            <w:r>
              <w:rPr>
                <w:b/>
                <w:sz w:val="20"/>
              </w:rPr>
              <w:t xml:space="preserve">Caso de </w:t>
            </w:r>
            <w:proofErr w:type="spellStart"/>
            <w:r>
              <w:rPr>
                <w:b/>
                <w:sz w:val="20"/>
              </w:rPr>
              <w:t>Uso</w:t>
            </w:r>
            <w:proofErr w:type="spellEnd"/>
            <w:r>
              <w:rPr>
                <w:b/>
                <w:sz w:val="20"/>
              </w:rPr>
              <w:t xml:space="preserve"> </w:t>
            </w:r>
            <w:proofErr w:type="spellStart"/>
            <w:r>
              <w:rPr>
                <w:b/>
                <w:sz w:val="20"/>
              </w:rPr>
              <w:t>Geral</w:t>
            </w:r>
            <w:proofErr w:type="spellEnd"/>
          </w:p>
        </w:tc>
        <w:tc>
          <w:tcPr>
            <w:tcW w:w="5236" w:type="dxa"/>
            <w:tcBorders>
              <w:left w:val="single" w:sz="4" w:space="0" w:color="000000"/>
              <w:bottom w:val="single" w:sz="4" w:space="0" w:color="000000"/>
            </w:tcBorders>
          </w:tcPr>
          <w:p w14:paraId="6BDE5ECB" w14:textId="77777777" w:rsidR="008E456F" w:rsidRDefault="008E456F" w:rsidP="00A25D1A">
            <w:pPr>
              <w:pStyle w:val="TableParagraph"/>
              <w:jc w:val="center"/>
              <w:rPr>
                <w:rFonts w:ascii="Times New Roman"/>
                <w:sz w:val="18"/>
              </w:rPr>
            </w:pPr>
          </w:p>
        </w:tc>
      </w:tr>
      <w:tr w:rsidR="008E456F" w14:paraId="78AAD901" w14:textId="77777777" w:rsidTr="00A25D1A">
        <w:trPr>
          <w:trHeight w:val="405"/>
        </w:trPr>
        <w:tc>
          <w:tcPr>
            <w:tcW w:w="3175" w:type="dxa"/>
            <w:tcBorders>
              <w:top w:val="single" w:sz="4" w:space="0" w:color="000000"/>
              <w:bottom w:val="single" w:sz="4" w:space="0" w:color="000000"/>
              <w:right w:val="single" w:sz="4" w:space="0" w:color="000000"/>
            </w:tcBorders>
          </w:tcPr>
          <w:p w14:paraId="6AEDE7FD" w14:textId="77777777" w:rsidR="008E456F" w:rsidRDefault="008E456F" w:rsidP="00A25D1A">
            <w:pPr>
              <w:pStyle w:val="TableParagraph"/>
              <w:spacing w:before="54"/>
              <w:ind w:left="66"/>
              <w:jc w:val="center"/>
              <w:rPr>
                <w:b/>
                <w:sz w:val="20"/>
              </w:rPr>
            </w:pPr>
            <w:proofErr w:type="spellStart"/>
            <w:r>
              <w:rPr>
                <w:b/>
                <w:sz w:val="20"/>
              </w:rPr>
              <w:t>Ator</w:t>
            </w:r>
            <w:proofErr w:type="spellEnd"/>
            <w:r>
              <w:rPr>
                <w:b/>
                <w:sz w:val="20"/>
              </w:rPr>
              <w:t xml:space="preserve"> Principal</w:t>
            </w:r>
          </w:p>
        </w:tc>
        <w:tc>
          <w:tcPr>
            <w:tcW w:w="5236" w:type="dxa"/>
            <w:tcBorders>
              <w:top w:val="single" w:sz="4" w:space="0" w:color="000000"/>
              <w:left w:val="single" w:sz="4" w:space="0" w:color="000000"/>
              <w:bottom w:val="single" w:sz="4" w:space="0" w:color="000000"/>
            </w:tcBorders>
          </w:tcPr>
          <w:p w14:paraId="43E9BAAA" w14:textId="77777777" w:rsidR="008E456F" w:rsidRDefault="008E456F" w:rsidP="00A25D1A">
            <w:pPr>
              <w:pStyle w:val="TableParagraph"/>
              <w:spacing w:before="57"/>
              <w:ind w:left="74"/>
              <w:jc w:val="center"/>
              <w:rPr>
                <w:sz w:val="20"/>
              </w:rPr>
            </w:pPr>
            <w:proofErr w:type="spellStart"/>
            <w:r>
              <w:rPr>
                <w:sz w:val="20"/>
              </w:rPr>
              <w:t>Usuário</w:t>
            </w:r>
            <w:proofErr w:type="spellEnd"/>
            <w:r>
              <w:rPr>
                <w:sz w:val="20"/>
              </w:rPr>
              <w:t xml:space="preserve"> </w:t>
            </w:r>
            <w:proofErr w:type="spellStart"/>
            <w:r>
              <w:rPr>
                <w:sz w:val="20"/>
              </w:rPr>
              <w:t>comum</w:t>
            </w:r>
            <w:proofErr w:type="spellEnd"/>
          </w:p>
        </w:tc>
      </w:tr>
      <w:tr w:rsidR="008E456F" w14:paraId="73EF5D43" w14:textId="77777777" w:rsidTr="00A25D1A">
        <w:trPr>
          <w:trHeight w:val="405"/>
        </w:trPr>
        <w:tc>
          <w:tcPr>
            <w:tcW w:w="3175" w:type="dxa"/>
            <w:tcBorders>
              <w:top w:val="single" w:sz="4" w:space="0" w:color="000000"/>
              <w:bottom w:val="single" w:sz="4" w:space="0" w:color="000000"/>
              <w:right w:val="single" w:sz="4" w:space="0" w:color="000000"/>
            </w:tcBorders>
          </w:tcPr>
          <w:p w14:paraId="4D5405FB" w14:textId="77777777" w:rsidR="008E456F" w:rsidRDefault="008E456F" w:rsidP="00A25D1A">
            <w:pPr>
              <w:pStyle w:val="TableParagraph"/>
              <w:spacing w:before="54"/>
              <w:ind w:left="66"/>
              <w:jc w:val="center"/>
              <w:rPr>
                <w:b/>
                <w:sz w:val="20"/>
              </w:rPr>
            </w:pPr>
            <w:proofErr w:type="spellStart"/>
            <w:r>
              <w:rPr>
                <w:b/>
                <w:sz w:val="20"/>
              </w:rPr>
              <w:t>Atores</w:t>
            </w:r>
            <w:proofErr w:type="spellEnd"/>
            <w:r>
              <w:rPr>
                <w:b/>
                <w:sz w:val="20"/>
              </w:rPr>
              <w:t xml:space="preserve"> </w:t>
            </w:r>
            <w:proofErr w:type="spellStart"/>
            <w:r>
              <w:rPr>
                <w:b/>
                <w:sz w:val="20"/>
              </w:rPr>
              <w:t>Secundários</w:t>
            </w:r>
            <w:proofErr w:type="spellEnd"/>
          </w:p>
        </w:tc>
        <w:tc>
          <w:tcPr>
            <w:tcW w:w="5236" w:type="dxa"/>
            <w:tcBorders>
              <w:top w:val="single" w:sz="4" w:space="0" w:color="000000"/>
              <w:left w:val="single" w:sz="4" w:space="0" w:color="000000"/>
              <w:bottom w:val="single" w:sz="4" w:space="0" w:color="000000"/>
            </w:tcBorders>
          </w:tcPr>
          <w:p w14:paraId="2B764986" w14:textId="77777777" w:rsidR="008E456F" w:rsidRDefault="008E456F" w:rsidP="00A25D1A">
            <w:pPr>
              <w:pStyle w:val="TableParagraph"/>
              <w:jc w:val="center"/>
              <w:rPr>
                <w:rFonts w:ascii="Times New Roman"/>
                <w:sz w:val="18"/>
              </w:rPr>
            </w:pPr>
          </w:p>
        </w:tc>
      </w:tr>
      <w:tr w:rsidR="008E456F" w14:paraId="58EE441F" w14:textId="77777777" w:rsidTr="00A25D1A">
        <w:trPr>
          <w:trHeight w:val="969"/>
        </w:trPr>
        <w:tc>
          <w:tcPr>
            <w:tcW w:w="3175" w:type="dxa"/>
            <w:tcBorders>
              <w:top w:val="single" w:sz="4" w:space="0" w:color="000000"/>
              <w:bottom w:val="single" w:sz="4" w:space="0" w:color="000000"/>
              <w:right w:val="single" w:sz="4" w:space="0" w:color="000000"/>
            </w:tcBorders>
          </w:tcPr>
          <w:p w14:paraId="40D9CD66" w14:textId="77777777" w:rsidR="008E456F" w:rsidRDefault="008E456F" w:rsidP="00A25D1A">
            <w:pPr>
              <w:pStyle w:val="TableParagraph"/>
              <w:spacing w:before="1"/>
              <w:jc w:val="center"/>
              <w:rPr>
                <w:b/>
                <w:sz w:val="29"/>
              </w:rPr>
            </w:pPr>
          </w:p>
          <w:p w14:paraId="7EA997D8" w14:textId="77777777" w:rsidR="008E456F" w:rsidRDefault="008E456F" w:rsidP="00A25D1A">
            <w:pPr>
              <w:pStyle w:val="TableParagraph"/>
              <w:spacing w:before="1"/>
              <w:ind w:left="66"/>
              <w:jc w:val="center"/>
              <w:rPr>
                <w:b/>
                <w:sz w:val="20"/>
              </w:rPr>
            </w:pPr>
            <w:proofErr w:type="spellStart"/>
            <w:r>
              <w:rPr>
                <w:b/>
                <w:sz w:val="20"/>
              </w:rPr>
              <w:t>Resumo</w:t>
            </w:r>
            <w:proofErr w:type="spellEnd"/>
          </w:p>
        </w:tc>
        <w:tc>
          <w:tcPr>
            <w:tcW w:w="5236" w:type="dxa"/>
            <w:tcBorders>
              <w:top w:val="single" w:sz="4" w:space="0" w:color="000000"/>
              <w:left w:val="single" w:sz="4" w:space="0" w:color="000000"/>
              <w:bottom w:val="single" w:sz="4" w:space="0" w:color="000000"/>
            </w:tcBorders>
          </w:tcPr>
          <w:p w14:paraId="4B3338D9" w14:textId="77777777" w:rsidR="008E456F" w:rsidRPr="00860520" w:rsidRDefault="008E456F" w:rsidP="00A25D1A">
            <w:pPr>
              <w:pStyle w:val="TableParagraph"/>
              <w:spacing w:before="9"/>
              <w:jc w:val="center"/>
              <w:rPr>
                <w:b/>
                <w:sz w:val="21"/>
                <w:lang w:val="pt-BR"/>
              </w:rPr>
            </w:pPr>
          </w:p>
          <w:p w14:paraId="0718AE95" w14:textId="7330D486" w:rsidR="008E456F" w:rsidRPr="00860520" w:rsidRDefault="008E456F" w:rsidP="00A25D1A">
            <w:pPr>
              <w:pStyle w:val="TableParagraph"/>
              <w:spacing w:before="1"/>
              <w:ind w:left="74" w:right="119"/>
              <w:jc w:val="center"/>
              <w:rPr>
                <w:sz w:val="20"/>
                <w:lang w:val="pt-BR"/>
              </w:rPr>
            </w:pPr>
            <w:r w:rsidRPr="00860520">
              <w:rPr>
                <w:sz w:val="20"/>
                <w:szCs w:val="20"/>
                <w:lang w:val="pt-BR"/>
              </w:rPr>
              <w:t xml:space="preserve">Descreve a ação de um usuário </w:t>
            </w:r>
            <w:r>
              <w:rPr>
                <w:sz w:val="20"/>
                <w:szCs w:val="20"/>
                <w:lang w:val="pt-BR"/>
              </w:rPr>
              <w:t>realizando uma pesquisa sobre bandas no</w:t>
            </w:r>
            <w:r w:rsidRPr="00860520">
              <w:rPr>
                <w:sz w:val="20"/>
                <w:szCs w:val="20"/>
                <w:lang w:val="pt-BR"/>
              </w:rPr>
              <w:t xml:space="preserve"> sistema</w:t>
            </w:r>
          </w:p>
        </w:tc>
      </w:tr>
      <w:tr w:rsidR="008E456F" w14:paraId="5CA5C944" w14:textId="77777777" w:rsidTr="00A25D1A">
        <w:trPr>
          <w:trHeight w:val="405"/>
        </w:trPr>
        <w:tc>
          <w:tcPr>
            <w:tcW w:w="3175" w:type="dxa"/>
            <w:tcBorders>
              <w:top w:val="single" w:sz="4" w:space="0" w:color="000000"/>
              <w:bottom w:val="single" w:sz="4" w:space="0" w:color="000000"/>
              <w:right w:val="single" w:sz="4" w:space="0" w:color="000000"/>
            </w:tcBorders>
          </w:tcPr>
          <w:p w14:paraId="47B849BB" w14:textId="77777777" w:rsidR="008E456F" w:rsidRDefault="008E456F" w:rsidP="00A25D1A">
            <w:pPr>
              <w:pStyle w:val="TableParagraph"/>
              <w:spacing w:before="54"/>
              <w:ind w:left="66"/>
              <w:jc w:val="center"/>
              <w:rPr>
                <w:b/>
                <w:sz w:val="20"/>
              </w:rPr>
            </w:pPr>
            <w:proofErr w:type="spellStart"/>
            <w:r>
              <w:rPr>
                <w:b/>
                <w:sz w:val="20"/>
              </w:rPr>
              <w:t>Pré-Condições</w:t>
            </w:r>
            <w:proofErr w:type="spellEnd"/>
          </w:p>
        </w:tc>
        <w:tc>
          <w:tcPr>
            <w:tcW w:w="5236" w:type="dxa"/>
            <w:tcBorders>
              <w:top w:val="single" w:sz="4" w:space="0" w:color="000000"/>
              <w:left w:val="single" w:sz="4" w:space="0" w:color="000000"/>
              <w:bottom w:val="single" w:sz="4" w:space="0" w:color="000000"/>
            </w:tcBorders>
          </w:tcPr>
          <w:p w14:paraId="03F15711" w14:textId="77777777" w:rsidR="008E456F" w:rsidRPr="00860520" w:rsidRDefault="008E456F" w:rsidP="00A25D1A">
            <w:pPr>
              <w:pStyle w:val="TableParagraph"/>
              <w:spacing w:before="57"/>
              <w:ind w:left="74"/>
              <w:jc w:val="center"/>
              <w:rPr>
                <w:sz w:val="20"/>
                <w:lang w:val="pt-BR"/>
              </w:rPr>
            </w:pPr>
            <w:r>
              <w:rPr>
                <w:sz w:val="20"/>
                <w:lang w:val="pt-BR"/>
              </w:rPr>
              <w:t>U</w:t>
            </w:r>
            <w:r w:rsidRPr="00860520">
              <w:rPr>
                <w:sz w:val="20"/>
                <w:lang w:val="pt-BR"/>
              </w:rPr>
              <w:t>suário deve possuir cadastro.</w:t>
            </w:r>
          </w:p>
        </w:tc>
      </w:tr>
      <w:tr w:rsidR="008E456F" w14:paraId="46B949D2" w14:textId="77777777" w:rsidTr="00A25D1A">
        <w:trPr>
          <w:trHeight w:val="405"/>
        </w:trPr>
        <w:tc>
          <w:tcPr>
            <w:tcW w:w="3175" w:type="dxa"/>
            <w:tcBorders>
              <w:top w:val="single" w:sz="4" w:space="0" w:color="000000"/>
              <w:bottom w:val="single" w:sz="4" w:space="0" w:color="000000"/>
              <w:right w:val="single" w:sz="4" w:space="0" w:color="000000"/>
            </w:tcBorders>
          </w:tcPr>
          <w:p w14:paraId="5F272858" w14:textId="77777777" w:rsidR="008E456F" w:rsidRDefault="008E456F" w:rsidP="00A25D1A">
            <w:pPr>
              <w:pStyle w:val="TableParagraph"/>
              <w:spacing w:before="54"/>
              <w:ind w:left="66"/>
              <w:jc w:val="center"/>
              <w:rPr>
                <w:b/>
                <w:sz w:val="20"/>
              </w:rPr>
            </w:pPr>
            <w:proofErr w:type="spellStart"/>
            <w:r>
              <w:rPr>
                <w:b/>
                <w:sz w:val="20"/>
              </w:rPr>
              <w:lastRenderedPageBreak/>
              <w:t>Pós-Condições</w:t>
            </w:r>
            <w:proofErr w:type="spellEnd"/>
          </w:p>
        </w:tc>
        <w:tc>
          <w:tcPr>
            <w:tcW w:w="5236" w:type="dxa"/>
            <w:tcBorders>
              <w:top w:val="single" w:sz="4" w:space="0" w:color="000000"/>
              <w:left w:val="single" w:sz="4" w:space="0" w:color="000000"/>
              <w:bottom w:val="single" w:sz="4" w:space="0" w:color="000000"/>
            </w:tcBorders>
          </w:tcPr>
          <w:p w14:paraId="7C438E5C" w14:textId="77777777" w:rsidR="008E456F" w:rsidRDefault="008E456F" w:rsidP="00A25D1A">
            <w:pPr>
              <w:pStyle w:val="TableParagraph"/>
              <w:jc w:val="center"/>
              <w:rPr>
                <w:rFonts w:ascii="Times New Roman"/>
                <w:sz w:val="18"/>
              </w:rPr>
            </w:pPr>
          </w:p>
        </w:tc>
      </w:tr>
      <w:tr w:rsidR="008E456F" w14:paraId="574F6351" w14:textId="77777777" w:rsidTr="00A25D1A">
        <w:trPr>
          <w:trHeight w:val="405"/>
        </w:trPr>
        <w:tc>
          <w:tcPr>
            <w:tcW w:w="8411" w:type="dxa"/>
            <w:gridSpan w:val="2"/>
            <w:tcBorders>
              <w:top w:val="single" w:sz="4" w:space="0" w:color="000000"/>
              <w:bottom w:val="single" w:sz="4" w:space="0" w:color="000000"/>
            </w:tcBorders>
            <w:shd w:val="clear" w:color="auto" w:fill="D9D9D9"/>
          </w:tcPr>
          <w:p w14:paraId="4D51D46E" w14:textId="77777777" w:rsidR="008E456F" w:rsidRDefault="008E456F" w:rsidP="00A25D1A">
            <w:pPr>
              <w:pStyle w:val="TableParagraph"/>
              <w:spacing w:before="54"/>
              <w:ind w:left="66"/>
              <w:rPr>
                <w:b/>
                <w:sz w:val="20"/>
              </w:rPr>
            </w:pPr>
            <w:proofErr w:type="spellStart"/>
            <w:r>
              <w:rPr>
                <w:b/>
                <w:sz w:val="20"/>
              </w:rPr>
              <w:t>Fluxo</w:t>
            </w:r>
            <w:proofErr w:type="spellEnd"/>
            <w:r>
              <w:rPr>
                <w:b/>
                <w:sz w:val="20"/>
              </w:rPr>
              <w:t xml:space="preserve"> Principal</w:t>
            </w:r>
          </w:p>
        </w:tc>
      </w:tr>
      <w:tr w:rsidR="008E456F" w14:paraId="4BB4EE5B" w14:textId="77777777" w:rsidTr="00A25D1A">
        <w:trPr>
          <w:trHeight w:val="402"/>
        </w:trPr>
        <w:tc>
          <w:tcPr>
            <w:tcW w:w="3175" w:type="dxa"/>
            <w:tcBorders>
              <w:top w:val="single" w:sz="4" w:space="0" w:color="000000"/>
              <w:bottom w:val="single" w:sz="4" w:space="0" w:color="000000"/>
              <w:right w:val="single" w:sz="4" w:space="0" w:color="000000"/>
            </w:tcBorders>
          </w:tcPr>
          <w:p w14:paraId="1BA1EEB9" w14:textId="77777777" w:rsidR="008E456F" w:rsidRDefault="008E456F" w:rsidP="00A25D1A">
            <w:pPr>
              <w:pStyle w:val="TableParagraph"/>
              <w:spacing w:before="54"/>
              <w:ind w:left="66"/>
              <w:jc w:val="center"/>
              <w:rPr>
                <w:b/>
                <w:sz w:val="20"/>
              </w:rPr>
            </w:pPr>
            <w:proofErr w:type="spellStart"/>
            <w:r>
              <w:rPr>
                <w:b/>
                <w:sz w:val="20"/>
              </w:rPr>
              <w:t>Ações</w:t>
            </w:r>
            <w:proofErr w:type="spellEnd"/>
            <w:r>
              <w:rPr>
                <w:b/>
                <w:sz w:val="20"/>
              </w:rPr>
              <w:t xml:space="preserve"> do </w:t>
            </w:r>
            <w:proofErr w:type="spellStart"/>
            <w:r>
              <w:rPr>
                <w:b/>
                <w:sz w:val="20"/>
              </w:rPr>
              <w:t>Ator</w:t>
            </w:r>
            <w:proofErr w:type="spellEnd"/>
          </w:p>
        </w:tc>
        <w:tc>
          <w:tcPr>
            <w:tcW w:w="5236" w:type="dxa"/>
            <w:tcBorders>
              <w:top w:val="single" w:sz="4" w:space="0" w:color="000000"/>
              <w:left w:val="single" w:sz="4" w:space="0" w:color="000000"/>
              <w:bottom w:val="single" w:sz="4" w:space="0" w:color="000000"/>
            </w:tcBorders>
          </w:tcPr>
          <w:p w14:paraId="2E4FEFF2" w14:textId="77777777" w:rsidR="008E456F" w:rsidRDefault="008E456F" w:rsidP="00A25D1A">
            <w:pPr>
              <w:pStyle w:val="TableParagraph"/>
              <w:spacing w:before="54"/>
              <w:ind w:left="74"/>
              <w:jc w:val="center"/>
              <w:rPr>
                <w:b/>
                <w:sz w:val="20"/>
              </w:rPr>
            </w:pPr>
            <w:proofErr w:type="spellStart"/>
            <w:r>
              <w:rPr>
                <w:b/>
                <w:sz w:val="20"/>
              </w:rPr>
              <w:t>Ações</w:t>
            </w:r>
            <w:proofErr w:type="spellEnd"/>
            <w:r>
              <w:rPr>
                <w:b/>
                <w:sz w:val="20"/>
              </w:rPr>
              <w:t xml:space="preserve"> do Sistema</w:t>
            </w:r>
          </w:p>
        </w:tc>
      </w:tr>
      <w:tr w:rsidR="008E456F" w14:paraId="78727766" w14:textId="77777777" w:rsidTr="00A25D1A">
        <w:trPr>
          <w:trHeight w:val="750"/>
        </w:trPr>
        <w:tc>
          <w:tcPr>
            <w:tcW w:w="3175" w:type="dxa"/>
            <w:tcBorders>
              <w:top w:val="single" w:sz="4" w:space="0" w:color="000000"/>
              <w:bottom w:val="single" w:sz="4" w:space="0" w:color="000000"/>
              <w:right w:val="single" w:sz="4" w:space="0" w:color="000000"/>
            </w:tcBorders>
          </w:tcPr>
          <w:p w14:paraId="78D5D4E8" w14:textId="1EFF0BF2" w:rsidR="008E456F" w:rsidRPr="00860520" w:rsidRDefault="008E456F" w:rsidP="008E456F">
            <w:pPr>
              <w:pStyle w:val="TableParagraph"/>
              <w:spacing w:before="59"/>
              <w:ind w:left="66"/>
              <w:jc w:val="center"/>
              <w:rPr>
                <w:sz w:val="20"/>
                <w:lang w:val="pt-BR"/>
              </w:rPr>
            </w:pPr>
            <w:r w:rsidRPr="00860520">
              <w:rPr>
                <w:sz w:val="20"/>
                <w:lang w:val="pt-BR"/>
              </w:rPr>
              <w:t>1. Clica na opção "</w:t>
            </w:r>
            <w:r>
              <w:rPr>
                <w:sz w:val="20"/>
                <w:lang w:val="pt-BR"/>
              </w:rPr>
              <w:t>Procurar bandas</w:t>
            </w:r>
            <w:r w:rsidRPr="00860520">
              <w:rPr>
                <w:sz w:val="20"/>
                <w:lang w:val="pt-BR"/>
              </w:rPr>
              <w:t>"</w:t>
            </w:r>
          </w:p>
        </w:tc>
        <w:tc>
          <w:tcPr>
            <w:tcW w:w="5236" w:type="dxa"/>
            <w:tcBorders>
              <w:top w:val="single" w:sz="4" w:space="0" w:color="000000"/>
              <w:left w:val="single" w:sz="4" w:space="0" w:color="000000"/>
              <w:bottom w:val="single" w:sz="4" w:space="0" w:color="000000"/>
            </w:tcBorders>
          </w:tcPr>
          <w:p w14:paraId="3E55B0F5" w14:textId="77777777" w:rsidR="008E456F" w:rsidRPr="00860520" w:rsidRDefault="008E456F" w:rsidP="00A25D1A">
            <w:pPr>
              <w:pStyle w:val="TableParagraph"/>
              <w:jc w:val="center"/>
              <w:rPr>
                <w:rFonts w:ascii="Times New Roman"/>
                <w:sz w:val="18"/>
                <w:lang w:val="pt-BR"/>
              </w:rPr>
            </w:pPr>
          </w:p>
        </w:tc>
      </w:tr>
      <w:tr w:rsidR="008E456F" w14:paraId="0B7C668D" w14:textId="77777777" w:rsidTr="00A25D1A">
        <w:trPr>
          <w:trHeight w:val="750"/>
        </w:trPr>
        <w:tc>
          <w:tcPr>
            <w:tcW w:w="3175" w:type="dxa"/>
            <w:tcBorders>
              <w:top w:val="single" w:sz="4" w:space="0" w:color="000000"/>
              <w:bottom w:val="single" w:sz="4" w:space="0" w:color="000000"/>
              <w:right w:val="single" w:sz="4" w:space="0" w:color="000000"/>
            </w:tcBorders>
          </w:tcPr>
          <w:p w14:paraId="5A5B806F" w14:textId="77777777" w:rsidR="008E456F" w:rsidRPr="00860520" w:rsidRDefault="008E456F" w:rsidP="00A25D1A">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578B0645" w14:textId="182885CC" w:rsidR="008E456F" w:rsidRPr="008E456F" w:rsidRDefault="008E456F" w:rsidP="008E456F">
            <w:pPr>
              <w:pStyle w:val="TableParagraph"/>
              <w:spacing w:before="57"/>
              <w:ind w:left="74"/>
              <w:jc w:val="center"/>
              <w:rPr>
                <w:sz w:val="20"/>
                <w:lang w:val="pt-BR"/>
              </w:rPr>
            </w:pPr>
            <w:r w:rsidRPr="00860520">
              <w:rPr>
                <w:sz w:val="20"/>
                <w:lang w:val="pt-BR"/>
              </w:rPr>
              <w:t xml:space="preserve">2. O sistema deverá </w:t>
            </w:r>
            <w:r w:rsidRPr="008E456F">
              <w:rPr>
                <w:sz w:val="20"/>
                <w:lang w:val="pt-BR"/>
              </w:rPr>
              <w:t>apresentar b</w:t>
            </w:r>
            <w:r>
              <w:rPr>
                <w:sz w:val="20"/>
                <w:lang w:val="pt-BR"/>
              </w:rPr>
              <w:t>andas e artistas cadastrados</w:t>
            </w:r>
          </w:p>
        </w:tc>
      </w:tr>
      <w:tr w:rsidR="008E456F" w14:paraId="3D73DC55" w14:textId="77777777" w:rsidTr="00A25D1A">
        <w:trPr>
          <w:trHeight w:val="345"/>
        </w:trPr>
        <w:tc>
          <w:tcPr>
            <w:tcW w:w="3175" w:type="dxa"/>
            <w:tcBorders>
              <w:top w:val="single" w:sz="4" w:space="0" w:color="000000"/>
              <w:bottom w:val="single" w:sz="4" w:space="0" w:color="000000"/>
              <w:right w:val="single" w:sz="4" w:space="0" w:color="000000"/>
            </w:tcBorders>
            <w:shd w:val="clear" w:color="auto" w:fill="D9D9D9"/>
          </w:tcPr>
          <w:p w14:paraId="76D27877" w14:textId="77777777" w:rsidR="008E456F" w:rsidRDefault="008E456F" w:rsidP="00A25D1A">
            <w:pPr>
              <w:pStyle w:val="TableParagraph"/>
              <w:spacing w:line="225" w:lineRule="exact"/>
              <w:ind w:left="66"/>
              <w:jc w:val="center"/>
              <w:rPr>
                <w:b/>
                <w:sz w:val="20"/>
              </w:rPr>
            </w:pPr>
            <w:proofErr w:type="spellStart"/>
            <w:r>
              <w:rPr>
                <w:b/>
                <w:sz w:val="20"/>
              </w:rPr>
              <w:t>Restrições</w:t>
            </w:r>
            <w:proofErr w:type="spellEnd"/>
            <w:r>
              <w:rPr>
                <w:b/>
                <w:sz w:val="20"/>
              </w:rPr>
              <w:t>/</w:t>
            </w:r>
            <w:proofErr w:type="spellStart"/>
            <w:r>
              <w:rPr>
                <w:b/>
                <w:sz w:val="20"/>
              </w:rPr>
              <w:t>Validações</w:t>
            </w:r>
            <w:proofErr w:type="spellEnd"/>
          </w:p>
        </w:tc>
        <w:tc>
          <w:tcPr>
            <w:tcW w:w="5236" w:type="dxa"/>
            <w:tcBorders>
              <w:top w:val="single" w:sz="4" w:space="0" w:color="000000"/>
              <w:left w:val="single" w:sz="4" w:space="0" w:color="000000"/>
              <w:bottom w:val="single" w:sz="4" w:space="0" w:color="000000"/>
            </w:tcBorders>
          </w:tcPr>
          <w:p w14:paraId="03646498" w14:textId="77777777" w:rsidR="008E456F" w:rsidRDefault="008E456F" w:rsidP="00A25D1A">
            <w:pPr>
              <w:pStyle w:val="TableParagraph"/>
              <w:jc w:val="center"/>
              <w:rPr>
                <w:rFonts w:ascii="Times New Roman"/>
                <w:sz w:val="18"/>
              </w:rPr>
            </w:pPr>
          </w:p>
        </w:tc>
      </w:tr>
    </w:tbl>
    <w:p w14:paraId="20D87CCD" w14:textId="77777777" w:rsidR="008E456F" w:rsidRDefault="008E456F" w:rsidP="008E456F">
      <w:pPr>
        <w:spacing w:before="57"/>
        <w:ind w:left="1495" w:right="628"/>
        <w:rPr>
          <w:sz w:val="20"/>
        </w:rPr>
      </w:pPr>
      <w:r>
        <w:rPr>
          <w:sz w:val="20"/>
        </w:rPr>
        <w:t xml:space="preserve">                                         Fonte: Autor.</w:t>
      </w:r>
    </w:p>
    <w:p w14:paraId="6B1858FF" w14:textId="4AF72F8E" w:rsidR="008E456F" w:rsidRDefault="008E456F" w:rsidP="006B5E1B">
      <w:pPr>
        <w:spacing w:before="57"/>
        <w:ind w:left="1495" w:right="628"/>
        <w:rPr>
          <w:sz w:val="20"/>
        </w:rPr>
      </w:pPr>
    </w:p>
    <w:p w14:paraId="74FEAAEF" w14:textId="24B20970" w:rsidR="008E456F" w:rsidRDefault="008E456F" w:rsidP="008E456F">
      <w:pPr>
        <w:spacing w:before="93" w:after="6"/>
        <w:ind w:left="1495" w:right="624"/>
        <w:rPr>
          <w:b/>
          <w:sz w:val="20"/>
        </w:rPr>
      </w:pPr>
      <w:r>
        <w:rPr>
          <w:b/>
          <w:sz w:val="20"/>
        </w:rPr>
        <w:t>Tabela 3 - Documentação do Caso de uso Pesquisar eventos.</w:t>
      </w:r>
    </w:p>
    <w:tbl>
      <w:tblPr>
        <w:tblStyle w:val="TableNormal"/>
        <w:tblW w:w="8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5"/>
        <w:gridCol w:w="5236"/>
      </w:tblGrid>
      <w:tr w:rsidR="008E456F" w14:paraId="773428CD" w14:textId="77777777" w:rsidTr="00A25D1A">
        <w:trPr>
          <w:trHeight w:val="404"/>
        </w:trPr>
        <w:tc>
          <w:tcPr>
            <w:tcW w:w="3175" w:type="dxa"/>
            <w:tcBorders>
              <w:right w:val="single" w:sz="4" w:space="0" w:color="000000"/>
            </w:tcBorders>
            <w:shd w:val="clear" w:color="auto" w:fill="D9D9D9"/>
          </w:tcPr>
          <w:p w14:paraId="68F0981F" w14:textId="77777777" w:rsidR="008E456F" w:rsidRPr="00860520" w:rsidRDefault="008E456F" w:rsidP="00A25D1A">
            <w:pPr>
              <w:pStyle w:val="TableParagraph"/>
              <w:spacing w:before="54"/>
              <w:ind w:left="609"/>
              <w:jc w:val="center"/>
              <w:rPr>
                <w:b/>
                <w:sz w:val="20"/>
                <w:lang w:val="pt-BR"/>
              </w:rPr>
            </w:pPr>
            <w:r w:rsidRPr="00860520">
              <w:rPr>
                <w:b/>
                <w:sz w:val="20"/>
                <w:lang w:val="pt-BR"/>
              </w:rPr>
              <w:t>Nome do Caso de Uso</w:t>
            </w:r>
          </w:p>
        </w:tc>
        <w:tc>
          <w:tcPr>
            <w:tcW w:w="5236" w:type="dxa"/>
            <w:tcBorders>
              <w:left w:val="single" w:sz="4" w:space="0" w:color="000000"/>
            </w:tcBorders>
            <w:shd w:val="clear" w:color="auto" w:fill="D9D9D9"/>
          </w:tcPr>
          <w:p w14:paraId="7108BC7E" w14:textId="546EC03D" w:rsidR="008E456F" w:rsidRDefault="008E456F" w:rsidP="00A25D1A">
            <w:pPr>
              <w:pStyle w:val="TableParagraph"/>
              <w:spacing w:before="54"/>
              <w:ind w:left="1720" w:right="1700"/>
              <w:jc w:val="center"/>
              <w:rPr>
                <w:b/>
                <w:sz w:val="20"/>
              </w:rPr>
            </w:pPr>
            <w:proofErr w:type="spellStart"/>
            <w:r>
              <w:rPr>
                <w:b/>
                <w:sz w:val="20"/>
              </w:rPr>
              <w:t>Pesquisar</w:t>
            </w:r>
            <w:proofErr w:type="spellEnd"/>
            <w:r>
              <w:rPr>
                <w:b/>
                <w:sz w:val="20"/>
              </w:rPr>
              <w:t xml:space="preserve"> </w:t>
            </w:r>
            <w:proofErr w:type="spellStart"/>
            <w:r>
              <w:rPr>
                <w:b/>
                <w:sz w:val="20"/>
              </w:rPr>
              <w:t>eventos</w:t>
            </w:r>
            <w:proofErr w:type="spellEnd"/>
          </w:p>
        </w:tc>
      </w:tr>
      <w:tr w:rsidR="008E456F" w14:paraId="04298726" w14:textId="77777777" w:rsidTr="00A25D1A">
        <w:trPr>
          <w:trHeight w:val="405"/>
        </w:trPr>
        <w:tc>
          <w:tcPr>
            <w:tcW w:w="3175" w:type="dxa"/>
            <w:tcBorders>
              <w:bottom w:val="single" w:sz="4" w:space="0" w:color="000000"/>
              <w:right w:val="single" w:sz="4" w:space="0" w:color="000000"/>
            </w:tcBorders>
          </w:tcPr>
          <w:p w14:paraId="270E4A91" w14:textId="77777777" w:rsidR="008E456F" w:rsidRDefault="008E456F" w:rsidP="00A25D1A">
            <w:pPr>
              <w:pStyle w:val="TableParagraph"/>
              <w:spacing w:before="54"/>
              <w:ind w:left="66"/>
              <w:jc w:val="center"/>
              <w:rPr>
                <w:b/>
                <w:sz w:val="20"/>
              </w:rPr>
            </w:pPr>
            <w:r>
              <w:rPr>
                <w:b/>
                <w:sz w:val="20"/>
              </w:rPr>
              <w:t xml:space="preserve">Caso de </w:t>
            </w:r>
            <w:proofErr w:type="spellStart"/>
            <w:r>
              <w:rPr>
                <w:b/>
                <w:sz w:val="20"/>
              </w:rPr>
              <w:t>Uso</w:t>
            </w:r>
            <w:proofErr w:type="spellEnd"/>
            <w:r>
              <w:rPr>
                <w:b/>
                <w:sz w:val="20"/>
              </w:rPr>
              <w:t xml:space="preserve"> </w:t>
            </w:r>
            <w:proofErr w:type="spellStart"/>
            <w:r>
              <w:rPr>
                <w:b/>
                <w:sz w:val="20"/>
              </w:rPr>
              <w:t>Geral</w:t>
            </w:r>
            <w:proofErr w:type="spellEnd"/>
          </w:p>
        </w:tc>
        <w:tc>
          <w:tcPr>
            <w:tcW w:w="5236" w:type="dxa"/>
            <w:tcBorders>
              <w:left w:val="single" w:sz="4" w:space="0" w:color="000000"/>
              <w:bottom w:val="single" w:sz="4" w:space="0" w:color="000000"/>
            </w:tcBorders>
          </w:tcPr>
          <w:p w14:paraId="6A4F6D85" w14:textId="77777777" w:rsidR="008E456F" w:rsidRDefault="008E456F" w:rsidP="00A25D1A">
            <w:pPr>
              <w:pStyle w:val="TableParagraph"/>
              <w:jc w:val="center"/>
              <w:rPr>
                <w:rFonts w:ascii="Times New Roman"/>
                <w:sz w:val="18"/>
              </w:rPr>
            </w:pPr>
          </w:p>
        </w:tc>
      </w:tr>
      <w:tr w:rsidR="008E456F" w14:paraId="3AFE382F" w14:textId="77777777" w:rsidTr="00A25D1A">
        <w:trPr>
          <w:trHeight w:val="405"/>
        </w:trPr>
        <w:tc>
          <w:tcPr>
            <w:tcW w:w="3175" w:type="dxa"/>
            <w:tcBorders>
              <w:top w:val="single" w:sz="4" w:space="0" w:color="000000"/>
              <w:bottom w:val="single" w:sz="4" w:space="0" w:color="000000"/>
              <w:right w:val="single" w:sz="4" w:space="0" w:color="000000"/>
            </w:tcBorders>
          </w:tcPr>
          <w:p w14:paraId="48326BA2" w14:textId="77777777" w:rsidR="008E456F" w:rsidRDefault="008E456F" w:rsidP="00A25D1A">
            <w:pPr>
              <w:pStyle w:val="TableParagraph"/>
              <w:spacing w:before="54"/>
              <w:ind w:left="66"/>
              <w:jc w:val="center"/>
              <w:rPr>
                <w:b/>
                <w:sz w:val="20"/>
              </w:rPr>
            </w:pPr>
            <w:proofErr w:type="spellStart"/>
            <w:r>
              <w:rPr>
                <w:b/>
                <w:sz w:val="20"/>
              </w:rPr>
              <w:t>Ator</w:t>
            </w:r>
            <w:proofErr w:type="spellEnd"/>
            <w:r>
              <w:rPr>
                <w:b/>
                <w:sz w:val="20"/>
              </w:rPr>
              <w:t xml:space="preserve"> Principal</w:t>
            </w:r>
          </w:p>
        </w:tc>
        <w:tc>
          <w:tcPr>
            <w:tcW w:w="5236" w:type="dxa"/>
            <w:tcBorders>
              <w:top w:val="single" w:sz="4" w:space="0" w:color="000000"/>
              <w:left w:val="single" w:sz="4" w:space="0" w:color="000000"/>
              <w:bottom w:val="single" w:sz="4" w:space="0" w:color="000000"/>
            </w:tcBorders>
          </w:tcPr>
          <w:p w14:paraId="515813D8" w14:textId="77777777" w:rsidR="008E456F" w:rsidRDefault="008E456F" w:rsidP="00A25D1A">
            <w:pPr>
              <w:pStyle w:val="TableParagraph"/>
              <w:spacing w:before="57"/>
              <w:ind w:left="74"/>
              <w:jc w:val="center"/>
              <w:rPr>
                <w:sz w:val="20"/>
              </w:rPr>
            </w:pPr>
            <w:proofErr w:type="spellStart"/>
            <w:r>
              <w:rPr>
                <w:sz w:val="20"/>
              </w:rPr>
              <w:t>Usuário</w:t>
            </w:r>
            <w:proofErr w:type="spellEnd"/>
            <w:r>
              <w:rPr>
                <w:sz w:val="20"/>
              </w:rPr>
              <w:t xml:space="preserve"> </w:t>
            </w:r>
            <w:proofErr w:type="spellStart"/>
            <w:r>
              <w:rPr>
                <w:sz w:val="20"/>
              </w:rPr>
              <w:t>comum</w:t>
            </w:r>
            <w:proofErr w:type="spellEnd"/>
          </w:p>
        </w:tc>
      </w:tr>
      <w:tr w:rsidR="008E456F" w14:paraId="4EAE9376" w14:textId="77777777" w:rsidTr="00A25D1A">
        <w:trPr>
          <w:trHeight w:val="405"/>
        </w:trPr>
        <w:tc>
          <w:tcPr>
            <w:tcW w:w="3175" w:type="dxa"/>
            <w:tcBorders>
              <w:top w:val="single" w:sz="4" w:space="0" w:color="000000"/>
              <w:bottom w:val="single" w:sz="4" w:space="0" w:color="000000"/>
              <w:right w:val="single" w:sz="4" w:space="0" w:color="000000"/>
            </w:tcBorders>
          </w:tcPr>
          <w:p w14:paraId="45BE406F" w14:textId="77777777" w:rsidR="008E456F" w:rsidRDefault="008E456F" w:rsidP="00A25D1A">
            <w:pPr>
              <w:pStyle w:val="TableParagraph"/>
              <w:spacing w:before="54"/>
              <w:ind w:left="66"/>
              <w:jc w:val="center"/>
              <w:rPr>
                <w:b/>
                <w:sz w:val="20"/>
              </w:rPr>
            </w:pPr>
            <w:proofErr w:type="spellStart"/>
            <w:r>
              <w:rPr>
                <w:b/>
                <w:sz w:val="20"/>
              </w:rPr>
              <w:t>Atores</w:t>
            </w:r>
            <w:proofErr w:type="spellEnd"/>
            <w:r>
              <w:rPr>
                <w:b/>
                <w:sz w:val="20"/>
              </w:rPr>
              <w:t xml:space="preserve"> </w:t>
            </w:r>
            <w:proofErr w:type="spellStart"/>
            <w:r>
              <w:rPr>
                <w:b/>
                <w:sz w:val="20"/>
              </w:rPr>
              <w:t>Secundários</w:t>
            </w:r>
            <w:proofErr w:type="spellEnd"/>
          </w:p>
        </w:tc>
        <w:tc>
          <w:tcPr>
            <w:tcW w:w="5236" w:type="dxa"/>
            <w:tcBorders>
              <w:top w:val="single" w:sz="4" w:space="0" w:color="000000"/>
              <w:left w:val="single" w:sz="4" w:space="0" w:color="000000"/>
              <w:bottom w:val="single" w:sz="4" w:space="0" w:color="000000"/>
            </w:tcBorders>
          </w:tcPr>
          <w:p w14:paraId="2EBAC89A" w14:textId="77777777" w:rsidR="008E456F" w:rsidRDefault="008E456F" w:rsidP="00A25D1A">
            <w:pPr>
              <w:pStyle w:val="TableParagraph"/>
              <w:jc w:val="center"/>
              <w:rPr>
                <w:rFonts w:ascii="Times New Roman"/>
                <w:sz w:val="18"/>
              </w:rPr>
            </w:pPr>
          </w:p>
        </w:tc>
      </w:tr>
      <w:tr w:rsidR="008E456F" w14:paraId="7E3821FC" w14:textId="77777777" w:rsidTr="00A25D1A">
        <w:trPr>
          <w:trHeight w:val="969"/>
        </w:trPr>
        <w:tc>
          <w:tcPr>
            <w:tcW w:w="3175" w:type="dxa"/>
            <w:tcBorders>
              <w:top w:val="single" w:sz="4" w:space="0" w:color="000000"/>
              <w:bottom w:val="single" w:sz="4" w:space="0" w:color="000000"/>
              <w:right w:val="single" w:sz="4" w:space="0" w:color="000000"/>
            </w:tcBorders>
          </w:tcPr>
          <w:p w14:paraId="1A5BF5B4" w14:textId="77777777" w:rsidR="008E456F" w:rsidRDefault="008E456F" w:rsidP="00A25D1A">
            <w:pPr>
              <w:pStyle w:val="TableParagraph"/>
              <w:spacing w:before="1"/>
              <w:jc w:val="center"/>
              <w:rPr>
                <w:b/>
                <w:sz w:val="29"/>
              </w:rPr>
            </w:pPr>
          </w:p>
          <w:p w14:paraId="54EDBA14" w14:textId="77777777" w:rsidR="008E456F" w:rsidRDefault="008E456F" w:rsidP="00A25D1A">
            <w:pPr>
              <w:pStyle w:val="TableParagraph"/>
              <w:spacing w:before="1"/>
              <w:ind w:left="66"/>
              <w:jc w:val="center"/>
              <w:rPr>
                <w:b/>
                <w:sz w:val="20"/>
              </w:rPr>
            </w:pPr>
            <w:proofErr w:type="spellStart"/>
            <w:r>
              <w:rPr>
                <w:b/>
                <w:sz w:val="20"/>
              </w:rPr>
              <w:t>Resumo</w:t>
            </w:r>
            <w:proofErr w:type="spellEnd"/>
          </w:p>
        </w:tc>
        <w:tc>
          <w:tcPr>
            <w:tcW w:w="5236" w:type="dxa"/>
            <w:tcBorders>
              <w:top w:val="single" w:sz="4" w:space="0" w:color="000000"/>
              <w:left w:val="single" w:sz="4" w:space="0" w:color="000000"/>
              <w:bottom w:val="single" w:sz="4" w:space="0" w:color="000000"/>
            </w:tcBorders>
          </w:tcPr>
          <w:p w14:paraId="3F087A3E" w14:textId="77777777" w:rsidR="008E456F" w:rsidRPr="00860520" w:rsidRDefault="008E456F" w:rsidP="00A25D1A">
            <w:pPr>
              <w:pStyle w:val="TableParagraph"/>
              <w:spacing w:before="9"/>
              <w:jc w:val="center"/>
              <w:rPr>
                <w:b/>
                <w:sz w:val="21"/>
                <w:lang w:val="pt-BR"/>
              </w:rPr>
            </w:pPr>
          </w:p>
          <w:p w14:paraId="4346625B" w14:textId="126E0055" w:rsidR="008E456F" w:rsidRPr="00860520" w:rsidRDefault="008E456F" w:rsidP="00A25D1A">
            <w:pPr>
              <w:pStyle w:val="TableParagraph"/>
              <w:spacing w:before="1"/>
              <w:ind w:left="74" w:right="119"/>
              <w:jc w:val="center"/>
              <w:rPr>
                <w:sz w:val="20"/>
                <w:lang w:val="pt-BR"/>
              </w:rPr>
            </w:pPr>
            <w:r w:rsidRPr="00860520">
              <w:rPr>
                <w:sz w:val="20"/>
                <w:szCs w:val="20"/>
                <w:lang w:val="pt-BR"/>
              </w:rPr>
              <w:t xml:space="preserve">Descreve a ação de um usuário </w:t>
            </w:r>
            <w:r>
              <w:rPr>
                <w:sz w:val="20"/>
                <w:szCs w:val="20"/>
                <w:lang w:val="pt-BR"/>
              </w:rPr>
              <w:t>realizando uma pesquisa sobre eventos no</w:t>
            </w:r>
            <w:r w:rsidRPr="00860520">
              <w:rPr>
                <w:sz w:val="20"/>
                <w:szCs w:val="20"/>
                <w:lang w:val="pt-BR"/>
              </w:rPr>
              <w:t xml:space="preserve"> sistema</w:t>
            </w:r>
          </w:p>
        </w:tc>
      </w:tr>
      <w:tr w:rsidR="008E456F" w14:paraId="2EDF7BD8" w14:textId="77777777" w:rsidTr="00A25D1A">
        <w:trPr>
          <w:trHeight w:val="405"/>
        </w:trPr>
        <w:tc>
          <w:tcPr>
            <w:tcW w:w="3175" w:type="dxa"/>
            <w:tcBorders>
              <w:top w:val="single" w:sz="4" w:space="0" w:color="000000"/>
              <w:bottom w:val="single" w:sz="4" w:space="0" w:color="000000"/>
              <w:right w:val="single" w:sz="4" w:space="0" w:color="000000"/>
            </w:tcBorders>
          </w:tcPr>
          <w:p w14:paraId="4A7CB416" w14:textId="77777777" w:rsidR="008E456F" w:rsidRDefault="008E456F" w:rsidP="00A25D1A">
            <w:pPr>
              <w:pStyle w:val="TableParagraph"/>
              <w:spacing w:before="54"/>
              <w:ind w:left="66"/>
              <w:jc w:val="center"/>
              <w:rPr>
                <w:b/>
                <w:sz w:val="20"/>
              </w:rPr>
            </w:pPr>
            <w:proofErr w:type="spellStart"/>
            <w:r>
              <w:rPr>
                <w:b/>
                <w:sz w:val="20"/>
              </w:rPr>
              <w:t>Pré-Condições</w:t>
            </w:r>
            <w:proofErr w:type="spellEnd"/>
          </w:p>
        </w:tc>
        <w:tc>
          <w:tcPr>
            <w:tcW w:w="5236" w:type="dxa"/>
            <w:tcBorders>
              <w:top w:val="single" w:sz="4" w:space="0" w:color="000000"/>
              <w:left w:val="single" w:sz="4" w:space="0" w:color="000000"/>
              <w:bottom w:val="single" w:sz="4" w:space="0" w:color="000000"/>
            </w:tcBorders>
          </w:tcPr>
          <w:p w14:paraId="2D158D6E" w14:textId="77777777" w:rsidR="008E456F" w:rsidRPr="00860520" w:rsidRDefault="008E456F" w:rsidP="00A25D1A">
            <w:pPr>
              <w:pStyle w:val="TableParagraph"/>
              <w:spacing w:before="57"/>
              <w:ind w:left="74"/>
              <w:jc w:val="center"/>
              <w:rPr>
                <w:sz w:val="20"/>
                <w:lang w:val="pt-BR"/>
              </w:rPr>
            </w:pPr>
            <w:r>
              <w:rPr>
                <w:sz w:val="20"/>
                <w:lang w:val="pt-BR"/>
              </w:rPr>
              <w:t>U</w:t>
            </w:r>
            <w:r w:rsidRPr="00860520">
              <w:rPr>
                <w:sz w:val="20"/>
                <w:lang w:val="pt-BR"/>
              </w:rPr>
              <w:t>suário deve possuir cadastro.</w:t>
            </w:r>
          </w:p>
        </w:tc>
      </w:tr>
      <w:tr w:rsidR="008E456F" w14:paraId="74A6EA4D" w14:textId="77777777" w:rsidTr="00A25D1A">
        <w:trPr>
          <w:trHeight w:val="405"/>
        </w:trPr>
        <w:tc>
          <w:tcPr>
            <w:tcW w:w="3175" w:type="dxa"/>
            <w:tcBorders>
              <w:top w:val="single" w:sz="4" w:space="0" w:color="000000"/>
              <w:bottom w:val="single" w:sz="4" w:space="0" w:color="000000"/>
              <w:right w:val="single" w:sz="4" w:space="0" w:color="000000"/>
            </w:tcBorders>
          </w:tcPr>
          <w:p w14:paraId="4E9EE0DD" w14:textId="77777777" w:rsidR="008E456F" w:rsidRDefault="008E456F" w:rsidP="00A25D1A">
            <w:pPr>
              <w:pStyle w:val="TableParagraph"/>
              <w:spacing w:before="54"/>
              <w:ind w:left="66"/>
              <w:jc w:val="center"/>
              <w:rPr>
                <w:b/>
                <w:sz w:val="20"/>
              </w:rPr>
            </w:pPr>
            <w:proofErr w:type="spellStart"/>
            <w:r>
              <w:rPr>
                <w:b/>
                <w:sz w:val="20"/>
              </w:rPr>
              <w:t>Pós-Condições</w:t>
            </w:r>
            <w:proofErr w:type="spellEnd"/>
          </w:p>
        </w:tc>
        <w:tc>
          <w:tcPr>
            <w:tcW w:w="5236" w:type="dxa"/>
            <w:tcBorders>
              <w:top w:val="single" w:sz="4" w:space="0" w:color="000000"/>
              <w:left w:val="single" w:sz="4" w:space="0" w:color="000000"/>
              <w:bottom w:val="single" w:sz="4" w:space="0" w:color="000000"/>
            </w:tcBorders>
          </w:tcPr>
          <w:p w14:paraId="40255E7E" w14:textId="77777777" w:rsidR="008E456F" w:rsidRDefault="008E456F" w:rsidP="00A25D1A">
            <w:pPr>
              <w:pStyle w:val="TableParagraph"/>
              <w:jc w:val="center"/>
              <w:rPr>
                <w:rFonts w:ascii="Times New Roman"/>
                <w:sz w:val="18"/>
              </w:rPr>
            </w:pPr>
          </w:p>
        </w:tc>
      </w:tr>
      <w:tr w:rsidR="008E456F" w14:paraId="7E77959B" w14:textId="77777777" w:rsidTr="00A25D1A">
        <w:trPr>
          <w:trHeight w:val="405"/>
        </w:trPr>
        <w:tc>
          <w:tcPr>
            <w:tcW w:w="8411" w:type="dxa"/>
            <w:gridSpan w:val="2"/>
            <w:tcBorders>
              <w:top w:val="single" w:sz="4" w:space="0" w:color="000000"/>
              <w:bottom w:val="single" w:sz="4" w:space="0" w:color="000000"/>
            </w:tcBorders>
            <w:shd w:val="clear" w:color="auto" w:fill="D9D9D9"/>
          </w:tcPr>
          <w:p w14:paraId="427786B5" w14:textId="77777777" w:rsidR="008E456F" w:rsidRDefault="008E456F" w:rsidP="00A25D1A">
            <w:pPr>
              <w:pStyle w:val="TableParagraph"/>
              <w:spacing w:before="54"/>
              <w:ind w:left="66"/>
              <w:rPr>
                <w:b/>
                <w:sz w:val="20"/>
              </w:rPr>
            </w:pPr>
            <w:proofErr w:type="spellStart"/>
            <w:r>
              <w:rPr>
                <w:b/>
                <w:sz w:val="20"/>
              </w:rPr>
              <w:t>Fluxo</w:t>
            </w:r>
            <w:proofErr w:type="spellEnd"/>
            <w:r>
              <w:rPr>
                <w:b/>
                <w:sz w:val="20"/>
              </w:rPr>
              <w:t xml:space="preserve"> Principal</w:t>
            </w:r>
          </w:p>
        </w:tc>
      </w:tr>
      <w:tr w:rsidR="008E456F" w14:paraId="7434D0A5" w14:textId="77777777" w:rsidTr="00A25D1A">
        <w:trPr>
          <w:trHeight w:val="402"/>
        </w:trPr>
        <w:tc>
          <w:tcPr>
            <w:tcW w:w="3175" w:type="dxa"/>
            <w:tcBorders>
              <w:top w:val="single" w:sz="4" w:space="0" w:color="000000"/>
              <w:bottom w:val="single" w:sz="4" w:space="0" w:color="000000"/>
              <w:right w:val="single" w:sz="4" w:space="0" w:color="000000"/>
            </w:tcBorders>
          </w:tcPr>
          <w:p w14:paraId="4CB362EE" w14:textId="77777777" w:rsidR="008E456F" w:rsidRDefault="008E456F" w:rsidP="00A25D1A">
            <w:pPr>
              <w:pStyle w:val="TableParagraph"/>
              <w:spacing w:before="54"/>
              <w:ind w:left="66"/>
              <w:jc w:val="center"/>
              <w:rPr>
                <w:b/>
                <w:sz w:val="20"/>
              </w:rPr>
            </w:pPr>
            <w:proofErr w:type="spellStart"/>
            <w:r>
              <w:rPr>
                <w:b/>
                <w:sz w:val="20"/>
              </w:rPr>
              <w:t>Ações</w:t>
            </w:r>
            <w:proofErr w:type="spellEnd"/>
            <w:r>
              <w:rPr>
                <w:b/>
                <w:sz w:val="20"/>
              </w:rPr>
              <w:t xml:space="preserve"> do </w:t>
            </w:r>
            <w:proofErr w:type="spellStart"/>
            <w:r>
              <w:rPr>
                <w:b/>
                <w:sz w:val="20"/>
              </w:rPr>
              <w:t>Ator</w:t>
            </w:r>
            <w:proofErr w:type="spellEnd"/>
          </w:p>
        </w:tc>
        <w:tc>
          <w:tcPr>
            <w:tcW w:w="5236" w:type="dxa"/>
            <w:tcBorders>
              <w:top w:val="single" w:sz="4" w:space="0" w:color="000000"/>
              <w:left w:val="single" w:sz="4" w:space="0" w:color="000000"/>
              <w:bottom w:val="single" w:sz="4" w:space="0" w:color="000000"/>
            </w:tcBorders>
          </w:tcPr>
          <w:p w14:paraId="18E7159C" w14:textId="77777777" w:rsidR="008E456F" w:rsidRDefault="008E456F" w:rsidP="00A25D1A">
            <w:pPr>
              <w:pStyle w:val="TableParagraph"/>
              <w:spacing w:before="54"/>
              <w:ind w:left="74"/>
              <w:jc w:val="center"/>
              <w:rPr>
                <w:b/>
                <w:sz w:val="20"/>
              </w:rPr>
            </w:pPr>
            <w:proofErr w:type="spellStart"/>
            <w:r>
              <w:rPr>
                <w:b/>
                <w:sz w:val="20"/>
              </w:rPr>
              <w:t>Ações</w:t>
            </w:r>
            <w:proofErr w:type="spellEnd"/>
            <w:r>
              <w:rPr>
                <w:b/>
                <w:sz w:val="20"/>
              </w:rPr>
              <w:t xml:space="preserve"> do Sistema</w:t>
            </w:r>
          </w:p>
        </w:tc>
      </w:tr>
      <w:tr w:rsidR="008E456F" w14:paraId="19764FA2" w14:textId="77777777" w:rsidTr="00A25D1A">
        <w:trPr>
          <w:trHeight w:val="750"/>
        </w:trPr>
        <w:tc>
          <w:tcPr>
            <w:tcW w:w="3175" w:type="dxa"/>
            <w:tcBorders>
              <w:top w:val="single" w:sz="4" w:space="0" w:color="000000"/>
              <w:bottom w:val="single" w:sz="4" w:space="0" w:color="000000"/>
              <w:right w:val="single" w:sz="4" w:space="0" w:color="000000"/>
            </w:tcBorders>
          </w:tcPr>
          <w:p w14:paraId="29353504" w14:textId="1DDE05CF" w:rsidR="008E456F" w:rsidRPr="00860520" w:rsidRDefault="008E456F" w:rsidP="00A25D1A">
            <w:pPr>
              <w:pStyle w:val="TableParagraph"/>
              <w:spacing w:before="59"/>
              <w:ind w:left="66"/>
              <w:jc w:val="center"/>
              <w:rPr>
                <w:sz w:val="20"/>
                <w:lang w:val="pt-BR"/>
              </w:rPr>
            </w:pPr>
            <w:r w:rsidRPr="00860520">
              <w:rPr>
                <w:sz w:val="20"/>
                <w:lang w:val="pt-BR"/>
              </w:rPr>
              <w:t>1. Clica na opção "</w:t>
            </w:r>
            <w:r>
              <w:rPr>
                <w:sz w:val="20"/>
                <w:lang w:val="pt-BR"/>
              </w:rPr>
              <w:t>Procurar eventos</w:t>
            </w:r>
            <w:r w:rsidRPr="00860520">
              <w:rPr>
                <w:sz w:val="20"/>
                <w:lang w:val="pt-BR"/>
              </w:rPr>
              <w:t>"</w:t>
            </w:r>
          </w:p>
        </w:tc>
        <w:tc>
          <w:tcPr>
            <w:tcW w:w="5236" w:type="dxa"/>
            <w:tcBorders>
              <w:top w:val="single" w:sz="4" w:space="0" w:color="000000"/>
              <w:left w:val="single" w:sz="4" w:space="0" w:color="000000"/>
              <w:bottom w:val="single" w:sz="4" w:space="0" w:color="000000"/>
            </w:tcBorders>
          </w:tcPr>
          <w:p w14:paraId="793FA3A8" w14:textId="77777777" w:rsidR="008E456F" w:rsidRPr="00860520" w:rsidRDefault="008E456F" w:rsidP="00A25D1A">
            <w:pPr>
              <w:pStyle w:val="TableParagraph"/>
              <w:jc w:val="center"/>
              <w:rPr>
                <w:rFonts w:ascii="Times New Roman"/>
                <w:sz w:val="18"/>
                <w:lang w:val="pt-BR"/>
              </w:rPr>
            </w:pPr>
          </w:p>
        </w:tc>
      </w:tr>
      <w:tr w:rsidR="008E456F" w14:paraId="3645E929" w14:textId="77777777" w:rsidTr="00A25D1A">
        <w:trPr>
          <w:trHeight w:val="750"/>
        </w:trPr>
        <w:tc>
          <w:tcPr>
            <w:tcW w:w="3175" w:type="dxa"/>
            <w:tcBorders>
              <w:top w:val="single" w:sz="4" w:space="0" w:color="000000"/>
              <w:bottom w:val="single" w:sz="4" w:space="0" w:color="000000"/>
              <w:right w:val="single" w:sz="4" w:space="0" w:color="000000"/>
            </w:tcBorders>
          </w:tcPr>
          <w:p w14:paraId="6AD9A708" w14:textId="77777777" w:rsidR="008E456F" w:rsidRPr="00860520" w:rsidRDefault="008E456F" w:rsidP="00A25D1A">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3AE9CC0D" w14:textId="0EFEE542" w:rsidR="008E456F" w:rsidRPr="008E456F" w:rsidRDefault="008E456F" w:rsidP="00A25D1A">
            <w:pPr>
              <w:pStyle w:val="TableParagraph"/>
              <w:spacing w:before="57"/>
              <w:ind w:left="74"/>
              <w:jc w:val="center"/>
              <w:rPr>
                <w:sz w:val="20"/>
                <w:lang w:val="pt-BR"/>
              </w:rPr>
            </w:pPr>
            <w:r w:rsidRPr="00860520">
              <w:rPr>
                <w:sz w:val="20"/>
                <w:lang w:val="pt-BR"/>
              </w:rPr>
              <w:t xml:space="preserve">2. O sistema deverá </w:t>
            </w:r>
            <w:r w:rsidRPr="008E456F">
              <w:rPr>
                <w:sz w:val="20"/>
                <w:lang w:val="pt-BR"/>
              </w:rPr>
              <w:t xml:space="preserve">apresentar </w:t>
            </w:r>
            <w:r>
              <w:rPr>
                <w:sz w:val="20"/>
                <w:lang w:val="pt-BR"/>
              </w:rPr>
              <w:t>eventos cadastrados</w:t>
            </w:r>
          </w:p>
        </w:tc>
      </w:tr>
      <w:tr w:rsidR="008E456F" w14:paraId="0C4DC80A" w14:textId="77777777" w:rsidTr="00A25D1A">
        <w:trPr>
          <w:trHeight w:val="345"/>
        </w:trPr>
        <w:tc>
          <w:tcPr>
            <w:tcW w:w="3175" w:type="dxa"/>
            <w:tcBorders>
              <w:top w:val="single" w:sz="4" w:space="0" w:color="000000"/>
              <w:bottom w:val="single" w:sz="4" w:space="0" w:color="000000"/>
              <w:right w:val="single" w:sz="4" w:space="0" w:color="000000"/>
            </w:tcBorders>
            <w:shd w:val="clear" w:color="auto" w:fill="D9D9D9"/>
          </w:tcPr>
          <w:p w14:paraId="330EACF3" w14:textId="77777777" w:rsidR="008E456F" w:rsidRDefault="008E456F" w:rsidP="00A25D1A">
            <w:pPr>
              <w:pStyle w:val="TableParagraph"/>
              <w:spacing w:line="225" w:lineRule="exact"/>
              <w:ind w:left="66"/>
              <w:jc w:val="center"/>
              <w:rPr>
                <w:b/>
                <w:sz w:val="20"/>
              </w:rPr>
            </w:pPr>
            <w:proofErr w:type="spellStart"/>
            <w:r>
              <w:rPr>
                <w:b/>
                <w:sz w:val="20"/>
              </w:rPr>
              <w:t>Restrições</w:t>
            </w:r>
            <w:proofErr w:type="spellEnd"/>
            <w:r>
              <w:rPr>
                <w:b/>
                <w:sz w:val="20"/>
              </w:rPr>
              <w:t>/</w:t>
            </w:r>
            <w:proofErr w:type="spellStart"/>
            <w:r>
              <w:rPr>
                <w:b/>
                <w:sz w:val="20"/>
              </w:rPr>
              <w:t>Validações</w:t>
            </w:r>
            <w:proofErr w:type="spellEnd"/>
          </w:p>
        </w:tc>
        <w:tc>
          <w:tcPr>
            <w:tcW w:w="5236" w:type="dxa"/>
            <w:tcBorders>
              <w:top w:val="single" w:sz="4" w:space="0" w:color="000000"/>
              <w:left w:val="single" w:sz="4" w:space="0" w:color="000000"/>
              <w:bottom w:val="single" w:sz="4" w:space="0" w:color="000000"/>
            </w:tcBorders>
          </w:tcPr>
          <w:p w14:paraId="550DC510" w14:textId="77777777" w:rsidR="008E456F" w:rsidRDefault="008E456F" w:rsidP="00A25D1A">
            <w:pPr>
              <w:pStyle w:val="TableParagraph"/>
              <w:jc w:val="center"/>
              <w:rPr>
                <w:rFonts w:ascii="Times New Roman"/>
                <w:sz w:val="18"/>
              </w:rPr>
            </w:pPr>
          </w:p>
        </w:tc>
      </w:tr>
    </w:tbl>
    <w:p w14:paraId="1EFFD737" w14:textId="77777777" w:rsidR="008E456F" w:rsidRDefault="008E456F" w:rsidP="008E456F">
      <w:pPr>
        <w:spacing w:before="57"/>
        <w:ind w:left="1495" w:right="628"/>
        <w:rPr>
          <w:sz w:val="20"/>
        </w:rPr>
      </w:pPr>
      <w:r>
        <w:rPr>
          <w:sz w:val="20"/>
        </w:rPr>
        <w:t xml:space="preserve">                                         Fonte: Autor.</w:t>
      </w:r>
    </w:p>
    <w:p w14:paraId="07E84729" w14:textId="77777777" w:rsidR="008E456F" w:rsidRDefault="008E456F" w:rsidP="006B5E1B">
      <w:pPr>
        <w:spacing w:before="57"/>
        <w:ind w:left="1495" w:right="628"/>
        <w:rPr>
          <w:sz w:val="20"/>
        </w:rPr>
      </w:pPr>
    </w:p>
    <w:p w14:paraId="17A31AA6" w14:textId="77777777" w:rsidR="008E456F" w:rsidRDefault="008E456F" w:rsidP="006B5E1B">
      <w:pPr>
        <w:spacing w:before="57"/>
        <w:ind w:left="1495" w:right="628"/>
        <w:rPr>
          <w:sz w:val="20"/>
        </w:rPr>
      </w:pPr>
    </w:p>
    <w:p w14:paraId="63ADBEDC" w14:textId="53DA0C93" w:rsidR="008E456F" w:rsidRDefault="008E456F" w:rsidP="008E456F">
      <w:pPr>
        <w:spacing w:before="93" w:after="6"/>
        <w:ind w:left="1495" w:right="624"/>
        <w:rPr>
          <w:b/>
          <w:sz w:val="20"/>
        </w:rPr>
      </w:pPr>
      <w:r>
        <w:rPr>
          <w:b/>
          <w:sz w:val="20"/>
        </w:rPr>
        <w:t xml:space="preserve">Tabela </w:t>
      </w:r>
      <w:r w:rsidR="000A34A0">
        <w:rPr>
          <w:b/>
          <w:sz w:val="20"/>
        </w:rPr>
        <w:t>4</w:t>
      </w:r>
      <w:r>
        <w:rPr>
          <w:b/>
          <w:sz w:val="20"/>
        </w:rPr>
        <w:t xml:space="preserve"> - Documentação do Caso de uso </w:t>
      </w:r>
      <w:r w:rsidR="000A34A0">
        <w:rPr>
          <w:b/>
          <w:sz w:val="20"/>
        </w:rPr>
        <w:t>Cadastrar-se em eventos</w:t>
      </w:r>
      <w:r>
        <w:rPr>
          <w:b/>
          <w:sz w:val="20"/>
        </w:rPr>
        <w:t>.</w:t>
      </w:r>
    </w:p>
    <w:tbl>
      <w:tblPr>
        <w:tblStyle w:val="TableNormal"/>
        <w:tblW w:w="8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5"/>
        <w:gridCol w:w="5236"/>
      </w:tblGrid>
      <w:tr w:rsidR="008E456F" w14:paraId="0EA0ABEA" w14:textId="77777777" w:rsidTr="00A25D1A">
        <w:trPr>
          <w:trHeight w:val="404"/>
        </w:trPr>
        <w:tc>
          <w:tcPr>
            <w:tcW w:w="3175" w:type="dxa"/>
            <w:tcBorders>
              <w:right w:val="single" w:sz="4" w:space="0" w:color="000000"/>
            </w:tcBorders>
            <w:shd w:val="clear" w:color="auto" w:fill="D9D9D9"/>
          </w:tcPr>
          <w:p w14:paraId="1B7FEC5E" w14:textId="77777777" w:rsidR="008E456F" w:rsidRPr="00860520" w:rsidRDefault="008E456F" w:rsidP="00A25D1A">
            <w:pPr>
              <w:pStyle w:val="TableParagraph"/>
              <w:spacing w:before="54"/>
              <w:ind w:left="609"/>
              <w:jc w:val="center"/>
              <w:rPr>
                <w:b/>
                <w:sz w:val="20"/>
                <w:lang w:val="pt-BR"/>
              </w:rPr>
            </w:pPr>
            <w:r w:rsidRPr="00860520">
              <w:rPr>
                <w:b/>
                <w:sz w:val="20"/>
                <w:lang w:val="pt-BR"/>
              </w:rPr>
              <w:t>Nome do Caso de Uso</w:t>
            </w:r>
          </w:p>
        </w:tc>
        <w:tc>
          <w:tcPr>
            <w:tcW w:w="5236" w:type="dxa"/>
            <w:tcBorders>
              <w:left w:val="single" w:sz="4" w:space="0" w:color="000000"/>
            </w:tcBorders>
            <w:shd w:val="clear" w:color="auto" w:fill="D9D9D9"/>
          </w:tcPr>
          <w:p w14:paraId="159BA1F3" w14:textId="578BF5D8" w:rsidR="008E456F" w:rsidRDefault="008E456F" w:rsidP="00A25D1A">
            <w:pPr>
              <w:pStyle w:val="TableParagraph"/>
              <w:spacing w:before="54"/>
              <w:ind w:left="1720" w:right="1700"/>
              <w:jc w:val="center"/>
              <w:rPr>
                <w:b/>
                <w:sz w:val="20"/>
              </w:rPr>
            </w:pPr>
            <w:proofErr w:type="spellStart"/>
            <w:r>
              <w:rPr>
                <w:b/>
                <w:sz w:val="20"/>
              </w:rPr>
              <w:t>Cadastrar</w:t>
            </w:r>
            <w:proofErr w:type="spellEnd"/>
            <w:r w:rsidR="000A34A0">
              <w:rPr>
                <w:b/>
                <w:sz w:val="20"/>
              </w:rPr>
              <w:t xml:space="preserve">-se </w:t>
            </w:r>
            <w:proofErr w:type="spellStart"/>
            <w:r w:rsidR="000A34A0">
              <w:rPr>
                <w:b/>
                <w:sz w:val="20"/>
              </w:rPr>
              <w:t>em</w:t>
            </w:r>
            <w:proofErr w:type="spellEnd"/>
            <w:r w:rsidR="000A34A0">
              <w:rPr>
                <w:b/>
                <w:sz w:val="20"/>
              </w:rPr>
              <w:t xml:space="preserve"> </w:t>
            </w:r>
            <w:proofErr w:type="spellStart"/>
            <w:r w:rsidR="000A34A0">
              <w:rPr>
                <w:b/>
                <w:sz w:val="20"/>
              </w:rPr>
              <w:t>eventos</w:t>
            </w:r>
            <w:proofErr w:type="spellEnd"/>
          </w:p>
        </w:tc>
      </w:tr>
      <w:tr w:rsidR="008E456F" w14:paraId="248DC7CE" w14:textId="77777777" w:rsidTr="00A25D1A">
        <w:trPr>
          <w:trHeight w:val="405"/>
        </w:trPr>
        <w:tc>
          <w:tcPr>
            <w:tcW w:w="3175" w:type="dxa"/>
            <w:tcBorders>
              <w:bottom w:val="single" w:sz="4" w:space="0" w:color="000000"/>
              <w:right w:val="single" w:sz="4" w:space="0" w:color="000000"/>
            </w:tcBorders>
          </w:tcPr>
          <w:p w14:paraId="44EFF22B" w14:textId="77777777" w:rsidR="008E456F" w:rsidRDefault="008E456F" w:rsidP="00A25D1A">
            <w:pPr>
              <w:pStyle w:val="TableParagraph"/>
              <w:spacing w:before="54"/>
              <w:ind w:left="66"/>
              <w:jc w:val="center"/>
              <w:rPr>
                <w:b/>
                <w:sz w:val="20"/>
              </w:rPr>
            </w:pPr>
            <w:r>
              <w:rPr>
                <w:b/>
                <w:sz w:val="20"/>
              </w:rPr>
              <w:t xml:space="preserve">Caso de </w:t>
            </w:r>
            <w:proofErr w:type="spellStart"/>
            <w:r>
              <w:rPr>
                <w:b/>
                <w:sz w:val="20"/>
              </w:rPr>
              <w:t>Uso</w:t>
            </w:r>
            <w:proofErr w:type="spellEnd"/>
            <w:r>
              <w:rPr>
                <w:b/>
                <w:sz w:val="20"/>
              </w:rPr>
              <w:t xml:space="preserve"> </w:t>
            </w:r>
            <w:proofErr w:type="spellStart"/>
            <w:r>
              <w:rPr>
                <w:b/>
                <w:sz w:val="20"/>
              </w:rPr>
              <w:t>Geral</w:t>
            </w:r>
            <w:proofErr w:type="spellEnd"/>
          </w:p>
        </w:tc>
        <w:tc>
          <w:tcPr>
            <w:tcW w:w="5236" w:type="dxa"/>
            <w:tcBorders>
              <w:left w:val="single" w:sz="4" w:space="0" w:color="000000"/>
              <w:bottom w:val="single" w:sz="4" w:space="0" w:color="000000"/>
            </w:tcBorders>
          </w:tcPr>
          <w:p w14:paraId="442A445F" w14:textId="77777777" w:rsidR="008E456F" w:rsidRDefault="008E456F" w:rsidP="00A25D1A">
            <w:pPr>
              <w:pStyle w:val="TableParagraph"/>
              <w:jc w:val="center"/>
              <w:rPr>
                <w:rFonts w:ascii="Times New Roman"/>
                <w:sz w:val="18"/>
              </w:rPr>
            </w:pPr>
          </w:p>
        </w:tc>
      </w:tr>
      <w:tr w:rsidR="008E456F" w14:paraId="6313D889" w14:textId="77777777" w:rsidTr="00A25D1A">
        <w:trPr>
          <w:trHeight w:val="405"/>
        </w:trPr>
        <w:tc>
          <w:tcPr>
            <w:tcW w:w="3175" w:type="dxa"/>
            <w:tcBorders>
              <w:top w:val="single" w:sz="4" w:space="0" w:color="000000"/>
              <w:bottom w:val="single" w:sz="4" w:space="0" w:color="000000"/>
              <w:right w:val="single" w:sz="4" w:space="0" w:color="000000"/>
            </w:tcBorders>
          </w:tcPr>
          <w:p w14:paraId="6E36F4C3" w14:textId="77777777" w:rsidR="008E456F" w:rsidRDefault="008E456F" w:rsidP="00A25D1A">
            <w:pPr>
              <w:pStyle w:val="TableParagraph"/>
              <w:spacing w:before="54"/>
              <w:ind w:left="66"/>
              <w:jc w:val="center"/>
              <w:rPr>
                <w:b/>
                <w:sz w:val="20"/>
              </w:rPr>
            </w:pPr>
            <w:proofErr w:type="spellStart"/>
            <w:r>
              <w:rPr>
                <w:b/>
                <w:sz w:val="20"/>
              </w:rPr>
              <w:t>Ator</w:t>
            </w:r>
            <w:proofErr w:type="spellEnd"/>
            <w:r>
              <w:rPr>
                <w:b/>
                <w:sz w:val="20"/>
              </w:rPr>
              <w:t xml:space="preserve"> Principal</w:t>
            </w:r>
          </w:p>
        </w:tc>
        <w:tc>
          <w:tcPr>
            <w:tcW w:w="5236" w:type="dxa"/>
            <w:tcBorders>
              <w:top w:val="single" w:sz="4" w:space="0" w:color="000000"/>
              <w:left w:val="single" w:sz="4" w:space="0" w:color="000000"/>
              <w:bottom w:val="single" w:sz="4" w:space="0" w:color="000000"/>
            </w:tcBorders>
          </w:tcPr>
          <w:p w14:paraId="4D58CF41" w14:textId="6BA30557" w:rsidR="008E456F" w:rsidRPr="008E456F" w:rsidRDefault="008E456F" w:rsidP="00A25D1A">
            <w:pPr>
              <w:pStyle w:val="TableParagraph"/>
              <w:spacing w:before="57"/>
              <w:ind w:left="74"/>
              <w:jc w:val="center"/>
              <w:rPr>
                <w:sz w:val="20"/>
                <w:lang w:val="pt-BR"/>
              </w:rPr>
            </w:pPr>
            <w:r w:rsidRPr="008E456F">
              <w:rPr>
                <w:sz w:val="20"/>
                <w:lang w:val="pt-BR"/>
              </w:rPr>
              <w:t xml:space="preserve">Usuário </w:t>
            </w:r>
            <w:proofErr w:type="spellStart"/>
            <w:r w:rsidRPr="008E456F">
              <w:rPr>
                <w:sz w:val="20"/>
                <w:lang w:val="pt-BR"/>
              </w:rPr>
              <w:t>logado</w:t>
            </w:r>
            <w:proofErr w:type="spellEnd"/>
            <w:r w:rsidRPr="008E456F">
              <w:rPr>
                <w:sz w:val="20"/>
                <w:lang w:val="pt-BR"/>
              </w:rPr>
              <w:t xml:space="preserve"> como artista o</w:t>
            </w:r>
            <w:r>
              <w:rPr>
                <w:sz w:val="20"/>
                <w:lang w:val="pt-BR"/>
              </w:rPr>
              <w:t>u membro de banda</w:t>
            </w:r>
          </w:p>
        </w:tc>
      </w:tr>
      <w:tr w:rsidR="008E456F" w14:paraId="7561B5FC" w14:textId="77777777" w:rsidTr="00A25D1A">
        <w:trPr>
          <w:trHeight w:val="405"/>
        </w:trPr>
        <w:tc>
          <w:tcPr>
            <w:tcW w:w="3175" w:type="dxa"/>
            <w:tcBorders>
              <w:top w:val="single" w:sz="4" w:space="0" w:color="000000"/>
              <w:bottom w:val="single" w:sz="4" w:space="0" w:color="000000"/>
              <w:right w:val="single" w:sz="4" w:space="0" w:color="000000"/>
            </w:tcBorders>
          </w:tcPr>
          <w:p w14:paraId="0B66FD81" w14:textId="77777777" w:rsidR="008E456F" w:rsidRDefault="008E456F" w:rsidP="00A25D1A">
            <w:pPr>
              <w:pStyle w:val="TableParagraph"/>
              <w:spacing w:before="54"/>
              <w:ind w:left="66"/>
              <w:jc w:val="center"/>
              <w:rPr>
                <w:b/>
                <w:sz w:val="20"/>
              </w:rPr>
            </w:pPr>
            <w:proofErr w:type="spellStart"/>
            <w:r>
              <w:rPr>
                <w:b/>
                <w:sz w:val="20"/>
              </w:rPr>
              <w:lastRenderedPageBreak/>
              <w:t>Atores</w:t>
            </w:r>
            <w:proofErr w:type="spellEnd"/>
            <w:r>
              <w:rPr>
                <w:b/>
                <w:sz w:val="20"/>
              </w:rPr>
              <w:t xml:space="preserve"> </w:t>
            </w:r>
            <w:proofErr w:type="spellStart"/>
            <w:r>
              <w:rPr>
                <w:b/>
                <w:sz w:val="20"/>
              </w:rPr>
              <w:t>Secundários</w:t>
            </w:r>
            <w:proofErr w:type="spellEnd"/>
          </w:p>
        </w:tc>
        <w:tc>
          <w:tcPr>
            <w:tcW w:w="5236" w:type="dxa"/>
            <w:tcBorders>
              <w:top w:val="single" w:sz="4" w:space="0" w:color="000000"/>
              <w:left w:val="single" w:sz="4" w:space="0" w:color="000000"/>
              <w:bottom w:val="single" w:sz="4" w:space="0" w:color="000000"/>
            </w:tcBorders>
          </w:tcPr>
          <w:p w14:paraId="0917E966" w14:textId="77777777" w:rsidR="008E456F" w:rsidRDefault="008E456F" w:rsidP="00A25D1A">
            <w:pPr>
              <w:pStyle w:val="TableParagraph"/>
              <w:jc w:val="center"/>
              <w:rPr>
                <w:rFonts w:ascii="Times New Roman"/>
                <w:sz w:val="18"/>
              </w:rPr>
            </w:pPr>
          </w:p>
        </w:tc>
      </w:tr>
      <w:tr w:rsidR="008E456F" w14:paraId="462809A6" w14:textId="77777777" w:rsidTr="00A25D1A">
        <w:trPr>
          <w:trHeight w:val="969"/>
        </w:trPr>
        <w:tc>
          <w:tcPr>
            <w:tcW w:w="3175" w:type="dxa"/>
            <w:tcBorders>
              <w:top w:val="single" w:sz="4" w:space="0" w:color="000000"/>
              <w:bottom w:val="single" w:sz="4" w:space="0" w:color="000000"/>
              <w:right w:val="single" w:sz="4" w:space="0" w:color="000000"/>
            </w:tcBorders>
          </w:tcPr>
          <w:p w14:paraId="408F6CC6" w14:textId="77777777" w:rsidR="008E456F" w:rsidRDefault="008E456F" w:rsidP="00A25D1A">
            <w:pPr>
              <w:pStyle w:val="TableParagraph"/>
              <w:spacing w:before="1"/>
              <w:jc w:val="center"/>
              <w:rPr>
                <w:b/>
                <w:sz w:val="29"/>
              </w:rPr>
            </w:pPr>
          </w:p>
          <w:p w14:paraId="594CB4E1" w14:textId="77777777" w:rsidR="008E456F" w:rsidRDefault="008E456F" w:rsidP="00A25D1A">
            <w:pPr>
              <w:pStyle w:val="TableParagraph"/>
              <w:spacing w:before="1"/>
              <w:ind w:left="66"/>
              <w:jc w:val="center"/>
              <w:rPr>
                <w:b/>
                <w:sz w:val="20"/>
              </w:rPr>
            </w:pPr>
            <w:proofErr w:type="spellStart"/>
            <w:r>
              <w:rPr>
                <w:b/>
                <w:sz w:val="20"/>
              </w:rPr>
              <w:t>Resumo</w:t>
            </w:r>
            <w:proofErr w:type="spellEnd"/>
          </w:p>
        </w:tc>
        <w:tc>
          <w:tcPr>
            <w:tcW w:w="5236" w:type="dxa"/>
            <w:tcBorders>
              <w:top w:val="single" w:sz="4" w:space="0" w:color="000000"/>
              <w:left w:val="single" w:sz="4" w:space="0" w:color="000000"/>
              <w:bottom w:val="single" w:sz="4" w:space="0" w:color="000000"/>
            </w:tcBorders>
          </w:tcPr>
          <w:p w14:paraId="6EC40A7B" w14:textId="77777777" w:rsidR="008E456F" w:rsidRPr="00860520" w:rsidRDefault="008E456F" w:rsidP="00A25D1A">
            <w:pPr>
              <w:pStyle w:val="TableParagraph"/>
              <w:spacing w:before="9"/>
              <w:jc w:val="center"/>
              <w:rPr>
                <w:b/>
                <w:sz w:val="21"/>
                <w:lang w:val="pt-BR"/>
              </w:rPr>
            </w:pPr>
          </w:p>
          <w:p w14:paraId="71D2FC5A" w14:textId="31358555" w:rsidR="008E456F" w:rsidRPr="00860520" w:rsidRDefault="008E456F" w:rsidP="00A25D1A">
            <w:pPr>
              <w:pStyle w:val="TableParagraph"/>
              <w:spacing w:before="1"/>
              <w:ind w:left="74" w:right="119"/>
              <w:jc w:val="center"/>
              <w:rPr>
                <w:sz w:val="20"/>
                <w:lang w:val="pt-BR"/>
              </w:rPr>
            </w:pPr>
            <w:r w:rsidRPr="00860520">
              <w:rPr>
                <w:sz w:val="20"/>
                <w:szCs w:val="20"/>
                <w:lang w:val="pt-BR"/>
              </w:rPr>
              <w:t xml:space="preserve">Descreve a ação de um usuário </w:t>
            </w:r>
            <w:r>
              <w:rPr>
                <w:sz w:val="20"/>
                <w:szCs w:val="20"/>
                <w:lang w:val="pt-BR"/>
              </w:rPr>
              <w:t xml:space="preserve">realizando um cadastro </w:t>
            </w:r>
            <w:r w:rsidR="000A34A0">
              <w:rPr>
                <w:sz w:val="20"/>
                <w:szCs w:val="20"/>
                <w:lang w:val="pt-BR"/>
              </w:rPr>
              <w:t>em eventos</w:t>
            </w:r>
          </w:p>
        </w:tc>
      </w:tr>
      <w:tr w:rsidR="008E456F" w14:paraId="28BCA403" w14:textId="77777777" w:rsidTr="00A25D1A">
        <w:trPr>
          <w:trHeight w:val="405"/>
        </w:trPr>
        <w:tc>
          <w:tcPr>
            <w:tcW w:w="3175" w:type="dxa"/>
            <w:tcBorders>
              <w:top w:val="single" w:sz="4" w:space="0" w:color="000000"/>
              <w:bottom w:val="single" w:sz="4" w:space="0" w:color="000000"/>
              <w:right w:val="single" w:sz="4" w:space="0" w:color="000000"/>
            </w:tcBorders>
          </w:tcPr>
          <w:p w14:paraId="0906F003" w14:textId="77777777" w:rsidR="008E456F" w:rsidRDefault="008E456F" w:rsidP="00A25D1A">
            <w:pPr>
              <w:pStyle w:val="TableParagraph"/>
              <w:spacing w:before="54"/>
              <w:ind w:left="66"/>
              <w:jc w:val="center"/>
              <w:rPr>
                <w:b/>
                <w:sz w:val="20"/>
              </w:rPr>
            </w:pPr>
            <w:proofErr w:type="spellStart"/>
            <w:r>
              <w:rPr>
                <w:b/>
                <w:sz w:val="20"/>
              </w:rPr>
              <w:t>Pré-Condições</w:t>
            </w:r>
            <w:proofErr w:type="spellEnd"/>
          </w:p>
        </w:tc>
        <w:tc>
          <w:tcPr>
            <w:tcW w:w="5236" w:type="dxa"/>
            <w:tcBorders>
              <w:top w:val="single" w:sz="4" w:space="0" w:color="000000"/>
              <w:left w:val="single" w:sz="4" w:space="0" w:color="000000"/>
              <w:bottom w:val="single" w:sz="4" w:space="0" w:color="000000"/>
            </w:tcBorders>
          </w:tcPr>
          <w:p w14:paraId="6A325A3C" w14:textId="77777777" w:rsidR="008E456F" w:rsidRPr="00860520" w:rsidRDefault="008E456F" w:rsidP="00A25D1A">
            <w:pPr>
              <w:pStyle w:val="TableParagraph"/>
              <w:spacing w:before="57"/>
              <w:ind w:left="74"/>
              <w:jc w:val="center"/>
              <w:rPr>
                <w:sz w:val="20"/>
                <w:lang w:val="pt-BR"/>
              </w:rPr>
            </w:pPr>
            <w:r>
              <w:rPr>
                <w:sz w:val="20"/>
                <w:lang w:val="pt-BR"/>
              </w:rPr>
              <w:t>U</w:t>
            </w:r>
            <w:r w:rsidRPr="00860520">
              <w:rPr>
                <w:sz w:val="20"/>
                <w:lang w:val="pt-BR"/>
              </w:rPr>
              <w:t>suário deve possuir cadastro.</w:t>
            </w:r>
          </w:p>
        </w:tc>
      </w:tr>
      <w:tr w:rsidR="008E456F" w14:paraId="0BAA8B29" w14:textId="77777777" w:rsidTr="00A25D1A">
        <w:trPr>
          <w:trHeight w:val="405"/>
        </w:trPr>
        <w:tc>
          <w:tcPr>
            <w:tcW w:w="3175" w:type="dxa"/>
            <w:tcBorders>
              <w:top w:val="single" w:sz="4" w:space="0" w:color="000000"/>
              <w:bottom w:val="single" w:sz="4" w:space="0" w:color="000000"/>
              <w:right w:val="single" w:sz="4" w:space="0" w:color="000000"/>
            </w:tcBorders>
          </w:tcPr>
          <w:p w14:paraId="67ECD65D" w14:textId="77777777" w:rsidR="008E456F" w:rsidRDefault="008E456F" w:rsidP="00A25D1A">
            <w:pPr>
              <w:pStyle w:val="TableParagraph"/>
              <w:spacing w:before="54"/>
              <w:ind w:left="66"/>
              <w:jc w:val="center"/>
              <w:rPr>
                <w:b/>
                <w:sz w:val="20"/>
              </w:rPr>
            </w:pPr>
            <w:proofErr w:type="spellStart"/>
            <w:r>
              <w:rPr>
                <w:b/>
                <w:sz w:val="20"/>
              </w:rPr>
              <w:t>Pós-Condições</w:t>
            </w:r>
            <w:proofErr w:type="spellEnd"/>
          </w:p>
        </w:tc>
        <w:tc>
          <w:tcPr>
            <w:tcW w:w="5236" w:type="dxa"/>
            <w:tcBorders>
              <w:top w:val="single" w:sz="4" w:space="0" w:color="000000"/>
              <w:left w:val="single" w:sz="4" w:space="0" w:color="000000"/>
              <w:bottom w:val="single" w:sz="4" w:space="0" w:color="000000"/>
            </w:tcBorders>
          </w:tcPr>
          <w:p w14:paraId="03E88E5F" w14:textId="77777777" w:rsidR="008E456F" w:rsidRDefault="008E456F" w:rsidP="00A25D1A">
            <w:pPr>
              <w:pStyle w:val="TableParagraph"/>
              <w:jc w:val="center"/>
              <w:rPr>
                <w:rFonts w:ascii="Times New Roman"/>
                <w:sz w:val="18"/>
              </w:rPr>
            </w:pPr>
          </w:p>
        </w:tc>
      </w:tr>
      <w:tr w:rsidR="008E456F" w14:paraId="056113FA" w14:textId="77777777" w:rsidTr="00A25D1A">
        <w:trPr>
          <w:trHeight w:val="405"/>
        </w:trPr>
        <w:tc>
          <w:tcPr>
            <w:tcW w:w="8411" w:type="dxa"/>
            <w:gridSpan w:val="2"/>
            <w:tcBorders>
              <w:top w:val="single" w:sz="4" w:space="0" w:color="000000"/>
              <w:bottom w:val="single" w:sz="4" w:space="0" w:color="000000"/>
            </w:tcBorders>
            <w:shd w:val="clear" w:color="auto" w:fill="D9D9D9"/>
          </w:tcPr>
          <w:p w14:paraId="28A963A9" w14:textId="77777777" w:rsidR="008E456F" w:rsidRDefault="008E456F" w:rsidP="00A25D1A">
            <w:pPr>
              <w:pStyle w:val="TableParagraph"/>
              <w:spacing w:before="54"/>
              <w:ind w:left="66"/>
              <w:rPr>
                <w:b/>
                <w:sz w:val="20"/>
              </w:rPr>
            </w:pPr>
            <w:proofErr w:type="spellStart"/>
            <w:r>
              <w:rPr>
                <w:b/>
                <w:sz w:val="20"/>
              </w:rPr>
              <w:t>Fluxo</w:t>
            </w:r>
            <w:proofErr w:type="spellEnd"/>
            <w:r>
              <w:rPr>
                <w:b/>
                <w:sz w:val="20"/>
              </w:rPr>
              <w:t xml:space="preserve"> Principal</w:t>
            </w:r>
          </w:p>
        </w:tc>
      </w:tr>
      <w:tr w:rsidR="008E456F" w14:paraId="3725D4C6" w14:textId="77777777" w:rsidTr="00A25D1A">
        <w:trPr>
          <w:trHeight w:val="402"/>
        </w:trPr>
        <w:tc>
          <w:tcPr>
            <w:tcW w:w="3175" w:type="dxa"/>
            <w:tcBorders>
              <w:top w:val="single" w:sz="4" w:space="0" w:color="000000"/>
              <w:bottom w:val="single" w:sz="4" w:space="0" w:color="000000"/>
              <w:right w:val="single" w:sz="4" w:space="0" w:color="000000"/>
            </w:tcBorders>
          </w:tcPr>
          <w:p w14:paraId="78481F88" w14:textId="77777777" w:rsidR="008E456F" w:rsidRDefault="008E456F" w:rsidP="00A25D1A">
            <w:pPr>
              <w:pStyle w:val="TableParagraph"/>
              <w:spacing w:before="54"/>
              <w:ind w:left="66"/>
              <w:jc w:val="center"/>
              <w:rPr>
                <w:b/>
                <w:sz w:val="20"/>
              </w:rPr>
            </w:pPr>
            <w:proofErr w:type="spellStart"/>
            <w:r>
              <w:rPr>
                <w:b/>
                <w:sz w:val="20"/>
              </w:rPr>
              <w:t>Ações</w:t>
            </w:r>
            <w:proofErr w:type="spellEnd"/>
            <w:r>
              <w:rPr>
                <w:b/>
                <w:sz w:val="20"/>
              </w:rPr>
              <w:t xml:space="preserve"> do </w:t>
            </w:r>
            <w:proofErr w:type="spellStart"/>
            <w:r>
              <w:rPr>
                <w:b/>
                <w:sz w:val="20"/>
              </w:rPr>
              <w:t>Ator</w:t>
            </w:r>
            <w:proofErr w:type="spellEnd"/>
          </w:p>
        </w:tc>
        <w:tc>
          <w:tcPr>
            <w:tcW w:w="5236" w:type="dxa"/>
            <w:tcBorders>
              <w:top w:val="single" w:sz="4" w:space="0" w:color="000000"/>
              <w:left w:val="single" w:sz="4" w:space="0" w:color="000000"/>
              <w:bottom w:val="single" w:sz="4" w:space="0" w:color="000000"/>
            </w:tcBorders>
          </w:tcPr>
          <w:p w14:paraId="01EE89B7" w14:textId="77777777" w:rsidR="008E456F" w:rsidRDefault="008E456F" w:rsidP="00A25D1A">
            <w:pPr>
              <w:pStyle w:val="TableParagraph"/>
              <w:spacing w:before="54"/>
              <w:ind w:left="74"/>
              <w:jc w:val="center"/>
              <w:rPr>
                <w:b/>
                <w:sz w:val="20"/>
              </w:rPr>
            </w:pPr>
            <w:proofErr w:type="spellStart"/>
            <w:r>
              <w:rPr>
                <w:b/>
                <w:sz w:val="20"/>
              </w:rPr>
              <w:t>Ações</w:t>
            </w:r>
            <w:proofErr w:type="spellEnd"/>
            <w:r>
              <w:rPr>
                <w:b/>
                <w:sz w:val="20"/>
              </w:rPr>
              <w:t xml:space="preserve"> do Sistema</w:t>
            </w:r>
          </w:p>
        </w:tc>
      </w:tr>
      <w:tr w:rsidR="008E456F" w14:paraId="71C7E8E2" w14:textId="77777777" w:rsidTr="00A25D1A">
        <w:trPr>
          <w:trHeight w:val="750"/>
        </w:trPr>
        <w:tc>
          <w:tcPr>
            <w:tcW w:w="3175" w:type="dxa"/>
            <w:tcBorders>
              <w:top w:val="single" w:sz="4" w:space="0" w:color="000000"/>
              <w:bottom w:val="single" w:sz="4" w:space="0" w:color="000000"/>
              <w:right w:val="single" w:sz="4" w:space="0" w:color="000000"/>
            </w:tcBorders>
          </w:tcPr>
          <w:p w14:paraId="4160789D" w14:textId="00A45BC2" w:rsidR="008E456F" w:rsidRPr="00860520" w:rsidRDefault="008E456F" w:rsidP="00A25D1A">
            <w:pPr>
              <w:pStyle w:val="TableParagraph"/>
              <w:spacing w:before="59"/>
              <w:ind w:left="66"/>
              <w:jc w:val="center"/>
              <w:rPr>
                <w:sz w:val="20"/>
                <w:lang w:val="pt-BR"/>
              </w:rPr>
            </w:pPr>
            <w:r w:rsidRPr="00860520">
              <w:rPr>
                <w:sz w:val="20"/>
                <w:lang w:val="pt-BR"/>
              </w:rPr>
              <w:t>1. Clica na opção "</w:t>
            </w:r>
            <w:r>
              <w:rPr>
                <w:sz w:val="20"/>
                <w:lang w:val="pt-BR"/>
              </w:rPr>
              <w:t>fazer cadastro</w:t>
            </w:r>
            <w:r w:rsidR="00F6322D">
              <w:rPr>
                <w:sz w:val="20"/>
                <w:lang w:val="pt-BR"/>
              </w:rPr>
              <w:t xml:space="preserve"> em evento</w:t>
            </w:r>
            <w:r w:rsidRPr="00860520">
              <w:rPr>
                <w:sz w:val="20"/>
                <w:lang w:val="pt-BR"/>
              </w:rPr>
              <w:t>"</w:t>
            </w:r>
          </w:p>
        </w:tc>
        <w:tc>
          <w:tcPr>
            <w:tcW w:w="5236" w:type="dxa"/>
            <w:tcBorders>
              <w:top w:val="single" w:sz="4" w:space="0" w:color="000000"/>
              <w:left w:val="single" w:sz="4" w:space="0" w:color="000000"/>
              <w:bottom w:val="single" w:sz="4" w:space="0" w:color="000000"/>
            </w:tcBorders>
          </w:tcPr>
          <w:p w14:paraId="2CFFF0DC" w14:textId="77777777" w:rsidR="008E456F" w:rsidRPr="00860520" w:rsidRDefault="008E456F" w:rsidP="00A25D1A">
            <w:pPr>
              <w:pStyle w:val="TableParagraph"/>
              <w:jc w:val="center"/>
              <w:rPr>
                <w:rFonts w:ascii="Times New Roman"/>
                <w:sz w:val="18"/>
                <w:lang w:val="pt-BR"/>
              </w:rPr>
            </w:pPr>
          </w:p>
        </w:tc>
      </w:tr>
      <w:tr w:rsidR="008E456F" w14:paraId="213C58D5" w14:textId="77777777" w:rsidTr="00A25D1A">
        <w:trPr>
          <w:trHeight w:val="750"/>
        </w:trPr>
        <w:tc>
          <w:tcPr>
            <w:tcW w:w="3175" w:type="dxa"/>
            <w:tcBorders>
              <w:top w:val="single" w:sz="4" w:space="0" w:color="000000"/>
              <w:bottom w:val="single" w:sz="4" w:space="0" w:color="000000"/>
              <w:right w:val="single" w:sz="4" w:space="0" w:color="000000"/>
            </w:tcBorders>
          </w:tcPr>
          <w:p w14:paraId="1D3E1273" w14:textId="77777777" w:rsidR="008E456F" w:rsidRPr="00860520" w:rsidRDefault="008E456F" w:rsidP="00A25D1A">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7156926D" w14:textId="0E653BB3" w:rsidR="008E456F" w:rsidRPr="008E456F" w:rsidRDefault="008E456F" w:rsidP="008E456F">
            <w:pPr>
              <w:pStyle w:val="TableParagraph"/>
              <w:spacing w:before="57"/>
              <w:ind w:left="74"/>
              <w:jc w:val="center"/>
              <w:rPr>
                <w:sz w:val="20"/>
                <w:lang w:val="pt-BR"/>
              </w:rPr>
            </w:pPr>
            <w:r w:rsidRPr="00860520">
              <w:rPr>
                <w:sz w:val="20"/>
                <w:lang w:val="pt-BR"/>
              </w:rPr>
              <w:t xml:space="preserve">2. O sistema deverá </w:t>
            </w:r>
            <w:r w:rsidR="000A34A0">
              <w:rPr>
                <w:sz w:val="20"/>
                <w:lang w:val="pt-BR"/>
              </w:rPr>
              <w:t>confirmar</w:t>
            </w:r>
            <w:r w:rsidRPr="008E456F">
              <w:rPr>
                <w:sz w:val="20"/>
                <w:lang w:val="pt-BR"/>
              </w:rPr>
              <w:t xml:space="preserve"> </w:t>
            </w:r>
            <w:r w:rsidR="000A34A0">
              <w:rPr>
                <w:sz w:val="20"/>
                <w:lang w:val="pt-BR"/>
              </w:rPr>
              <w:t>o cadastro no evento</w:t>
            </w:r>
          </w:p>
        </w:tc>
      </w:tr>
      <w:tr w:rsidR="008E456F" w14:paraId="62FDF387" w14:textId="77777777" w:rsidTr="00A25D1A">
        <w:trPr>
          <w:trHeight w:val="345"/>
        </w:trPr>
        <w:tc>
          <w:tcPr>
            <w:tcW w:w="3175" w:type="dxa"/>
            <w:tcBorders>
              <w:top w:val="single" w:sz="4" w:space="0" w:color="000000"/>
              <w:bottom w:val="single" w:sz="4" w:space="0" w:color="000000"/>
              <w:right w:val="single" w:sz="4" w:space="0" w:color="000000"/>
            </w:tcBorders>
            <w:shd w:val="clear" w:color="auto" w:fill="D9D9D9"/>
          </w:tcPr>
          <w:p w14:paraId="2328B953" w14:textId="77777777" w:rsidR="008E456F" w:rsidRDefault="008E456F" w:rsidP="00A25D1A">
            <w:pPr>
              <w:pStyle w:val="TableParagraph"/>
              <w:spacing w:line="225" w:lineRule="exact"/>
              <w:ind w:left="66"/>
              <w:jc w:val="center"/>
              <w:rPr>
                <w:b/>
                <w:sz w:val="20"/>
              </w:rPr>
            </w:pPr>
            <w:proofErr w:type="spellStart"/>
            <w:r>
              <w:rPr>
                <w:b/>
                <w:sz w:val="20"/>
              </w:rPr>
              <w:t>Restrições</w:t>
            </w:r>
            <w:proofErr w:type="spellEnd"/>
            <w:r>
              <w:rPr>
                <w:b/>
                <w:sz w:val="20"/>
              </w:rPr>
              <w:t>/</w:t>
            </w:r>
            <w:proofErr w:type="spellStart"/>
            <w:r>
              <w:rPr>
                <w:b/>
                <w:sz w:val="20"/>
              </w:rPr>
              <w:t>Validações</w:t>
            </w:r>
            <w:proofErr w:type="spellEnd"/>
          </w:p>
        </w:tc>
        <w:tc>
          <w:tcPr>
            <w:tcW w:w="5236" w:type="dxa"/>
            <w:tcBorders>
              <w:top w:val="single" w:sz="4" w:space="0" w:color="000000"/>
              <w:left w:val="single" w:sz="4" w:space="0" w:color="000000"/>
              <w:bottom w:val="single" w:sz="4" w:space="0" w:color="000000"/>
            </w:tcBorders>
          </w:tcPr>
          <w:p w14:paraId="6C5A65BD" w14:textId="77777777" w:rsidR="008E456F" w:rsidRDefault="008E456F" w:rsidP="00A25D1A">
            <w:pPr>
              <w:pStyle w:val="TableParagraph"/>
              <w:jc w:val="center"/>
              <w:rPr>
                <w:rFonts w:ascii="Times New Roman"/>
                <w:sz w:val="18"/>
              </w:rPr>
            </w:pPr>
          </w:p>
        </w:tc>
      </w:tr>
    </w:tbl>
    <w:p w14:paraId="4374633A" w14:textId="77777777" w:rsidR="008E456F" w:rsidRDefault="008E456F" w:rsidP="008E456F">
      <w:pPr>
        <w:spacing w:before="57"/>
        <w:ind w:left="1495" w:right="628"/>
        <w:rPr>
          <w:sz w:val="20"/>
        </w:rPr>
      </w:pPr>
      <w:r>
        <w:rPr>
          <w:sz w:val="20"/>
        </w:rPr>
        <w:t xml:space="preserve">                                         Fonte: Autor.</w:t>
      </w:r>
    </w:p>
    <w:p w14:paraId="588F4FE8" w14:textId="77777777" w:rsidR="006B5E1B" w:rsidRPr="006B5E1B" w:rsidRDefault="006B5E1B" w:rsidP="006B5E1B">
      <w:pPr>
        <w:spacing w:before="57"/>
        <w:ind w:left="1495" w:right="628"/>
        <w:rPr>
          <w:sz w:val="20"/>
        </w:rPr>
      </w:pPr>
    </w:p>
    <w:p w14:paraId="5CAFF7F9" w14:textId="5F91E886" w:rsidR="000A34A0" w:rsidRDefault="000A34A0" w:rsidP="000A34A0">
      <w:pPr>
        <w:spacing w:before="93" w:after="6"/>
        <w:ind w:left="1495" w:right="624"/>
        <w:rPr>
          <w:b/>
          <w:sz w:val="20"/>
        </w:rPr>
      </w:pPr>
      <w:r>
        <w:rPr>
          <w:b/>
          <w:sz w:val="20"/>
        </w:rPr>
        <w:t>Tabela 5 - Documentação do Caso de uso Classificar bandas.</w:t>
      </w:r>
    </w:p>
    <w:tbl>
      <w:tblPr>
        <w:tblStyle w:val="TableNormal"/>
        <w:tblW w:w="8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5"/>
        <w:gridCol w:w="5236"/>
      </w:tblGrid>
      <w:tr w:rsidR="000A34A0" w14:paraId="6F9325CF" w14:textId="77777777" w:rsidTr="00A25D1A">
        <w:trPr>
          <w:trHeight w:val="404"/>
        </w:trPr>
        <w:tc>
          <w:tcPr>
            <w:tcW w:w="3175" w:type="dxa"/>
            <w:tcBorders>
              <w:right w:val="single" w:sz="4" w:space="0" w:color="000000"/>
            </w:tcBorders>
            <w:shd w:val="clear" w:color="auto" w:fill="D9D9D9"/>
          </w:tcPr>
          <w:p w14:paraId="65C90344" w14:textId="77777777" w:rsidR="000A34A0" w:rsidRPr="00860520" w:rsidRDefault="000A34A0" w:rsidP="00A25D1A">
            <w:pPr>
              <w:pStyle w:val="TableParagraph"/>
              <w:spacing w:before="54"/>
              <w:ind w:left="609"/>
              <w:jc w:val="center"/>
              <w:rPr>
                <w:b/>
                <w:sz w:val="20"/>
                <w:lang w:val="pt-BR"/>
              </w:rPr>
            </w:pPr>
            <w:r w:rsidRPr="00860520">
              <w:rPr>
                <w:b/>
                <w:sz w:val="20"/>
                <w:lang w:val="pt-BR"/>
              </w:rPr>
              <w:t>Nome do Caso de Uso</w:t>
            </w:r>
          </w:p>
        </w:tc>
        <w:tc>
          <w:tcPr>
            <w:tcW w:w="5236" w:type="dxa"/>
            <w:tcBorders>
              <w:left w:val="single" w:sz="4" w:space="0" w:color="000000"/>
            </w:tcBorders>
            <w:shd w:val="clear" w:color="auto" w:fill="D9D9D9"/>
          </w:tcPr>
          <w:p w14:paraId="6B8F328C" w14:textId="71BF32BF" w:rsidR="000A34A0" w:rsidRDefault="000A34A0" w:rsidP="00A25D1A">
            <w:pPr>
              <w:pStyle w:val="TableParagraph"/>
              <w:spacing w:before="54"/>
              <w:ind w:left="1720" w:right="1700"/>
              <w:jc w:val="center"/>
              <w:rPr>
                <w:b/>
                <w:sz w:val="20"/>
              </w:rPr>
            </w:pPr>
            <w:proofErr w:type="spellStart"/>
            <w:r>
              <w:rPr>
                <w:b/>
                <w:sz w:val="20"/>
              </w:rPr>
              <w:t>Classificar</w:t>
            </w:r>
            <w:proofErr w:type="spellEnd"/>
            <w:r>
              <w:rPr>
                <w:b/>
                <w:sz w:val="20"/>
              </w:rPr>
              <w:t xml:space="preserve"> </w:t>
            </w:r>
            <w:proofErr w:type="spellStart"/>
            <w:r>
              <w:rPr>
                <w:b/>
                <w:sz w:val="20"/>
              </w:rPr>
              <w:t>bandas</w:t>
            </w:r>
            <w:proofErr w:type="spellEnd"/>
          </w:p>
        </w:tc>
      </w:tr>
      <w:tr w:rsidR="000A34A0" w14:paraId="5475E0C7" w14:textId="77777777" w:rsidTr="00A25D1A">
        <w:trPr>
          <w:trHeight w:val="405"/>
        </w:trPr>
        <w:tc>
          <w:tcPr>
            <w:tcW w:w="3175" w:type="dxa"/>
            <w:tcBorders>
              <w:bottom w:val="single" w:sz="4" w:space="0" w:color="000000"/>
              <w:right w:val="single" w:sz="4" w:space="0" w:color="000000"/>
            </w:tcBorders>
          </w:tcPr>
          <w:p w14:paraId="7B1E6743" w14:textId="77777777" w:rsidR="000A34A0" w:rsidRDefault="000A34A0" w:rsidP="00A25D1A">
            <w:pPr>
              <w:pStyle w:val="TableParagraph"/>
              <w:spacing w:before="54"/>
              <w:ind w:left="66"/>
              <w:jc w:val="center"/>
              <w:rPr>
                <w:b/>
                <w:sz w:val="20"/>
              </w:rPr>
            </w:pPr>
            <w:r>
              <w:rPr>
                <w:b/>
                <w:sz w:val="20"/>
              </w:rPr>
              <w:t xml:space="preserve">Caso de </w:t>
            </w:r>
            <w:proofErr w:type="spellStart"/>
            <w:r>
              <w:rPr>
                <w:b/>
                <w:sz w:val="20"/>
              </w:rPr>
              <w:t>Uso</w:t>
            </w:r>
            <w:proofErr w:type="spellEnd"/>
            <w:r>
              <w:rPr>
                <w:b/>
                <w:sz w:val="20"/>
              </w:rPr>
              <w:t xml:space="preserve"> </w:t>
            </w:r>
            <w:proofErr w:type="spellStart"/>
            <w:r>
              <w:rPr>
                <w:b/>
                <w:sz w:val="20"/>
              </w:rPr>
              <w:t>Geral</w:t>
            </w:r>
            <w:proofErr w:type="spellEnd"/>
          </w:p>
        </w:tc>
        <w:tc>
          <w:tcPr>
            <w:tcW w:w="5236" w:type="dxa"/>
            <w:tcBorders>
              <w:left w:val="single" w:sz="4" w:space="0" w:color="000000"/>
              <w:bottom w:val="single" w:sz="4" w:space="0" w:color="000000"/>
            </w:tcBorders>
          </w:tcPr>
          <w:p w14:paraId="586C794A" w14:textId="77777777" w:rsidR="000A34A0" w:rsidRDefault="000A34A0" w:rsidP="00A25D1A">
            <w:pPr>
              <w:pStyle w:val="TableParagraph"/>
              <w:jc w:val="center"/>
              <w:rPr>
                <w:rFonts w:ascii="Times New Roman"/>
                <w:sz w:val="18"/>
              </w:rPr>
            </w:pPr>
          </w:p>
        </w:tc>
      </w:tr>
      <w:tr w:rsidR="000A34A0" w14:paraId="41C192D5" w14:textId="77777777" w:rsidTr="00A25D1A">
        <w:trPr>
          <w:trHeight w:val="405"/>
        </w:trPr>
        <w:tc>
          <w:tcPr>
            <w:tcW w:w="3175" w:type="dxa"/>
            <w:tcBorders>
              <w:top w:val="single" w:sz="4" w:space="0" w:color="000000"/>
              <w:bottom w:val="single" w:sz="4" w:space="0" w:color="000000"/>
              <w:right w:val="single" w:sz="4" w:space="0" w:color="000000"/>
            </w:tcBorders>
          </w:tcPr>
          <w:p w14:paraId="493D046A" w14:textId="77777777" w:rsidR="000A34A0" w:rsidRDefault="000A34A0" w:rsidP="00A25D1A">
            <w:pPr>
              <w:pStyle w:val="TableParagraph"/>
              <w:spacing w:before="54"/>
              <w:ind w:left="66"/>
              <w:jc w:val="center"/>
              <w:rPr>
                <w:b/>
                <w:sz w:val="20"/>
              </w:rPr>
            </w:pPr>
            <w:proofErr w:type="spellStart"/>
            <w:r>
              <w:rPr>
                <w:b/>
                <w:sz w:val="20"/>
              </w:rPr>
              <w:t>Ator</w:t>
            </w:r>
            <w:proofErr w:type="spellEnd"/>
            <w:r>
              <w:rPr>
                <w:b/>
                <w:sz w:val="20"/>
              </w:rPr>
              <w:t xml:space="preserve"> Principal</w:t>
            </w:r>
          </w:p>
        </w:tc>
        <w:tc>
          <w:tcPr>
            <w:tcW w:w="5236" w:type="dxa"/>
            <w:tcBorders>
              <w:top w:val="single" w:sz="4" w:space="0" w:color="000000"/>
              <w:left w:val="single" w:sz="4" w:space="0" w:color="000000"/>
              <w:bottom w:val="single" w:sz="4" w:space="0" w:color="000000"/>
            </w:tcBorders>
          </w:tcPr>
          <w:p w14:paraId="44DF3358" w14:textId="1A41A208" w:rsidR="000A34A0" w:rsidRPr="00F6322D" w:rsidRDefault="00F6322D" w:rsidP="00A25D1A">
            <w:pPr>
              <w:pStyle w:val="TableParagraph"/>
              <w:spacing w:before="57"/>
              <w:ind w:left="74"/>
              <w:jc w:val="center"/>
              <w:rPr>
                <w:sz w:val="20"/>
                <w:lang w:val="pt-BR"/>
              </w:rPr>
            </w:pPr>
            <w:r w:rsidRPr="008E456F">
              <w:rPr>
                <w:sz w:val="20"/>
                <w:lang w:val="pt-BR"/>
              </w:rPr>
              <w:t xml:space="preserve">Usuário </w:t>
            </w:r>
            <w:proofErr w:type="spellStart"/>
            <w:r w:rsidRPr="008E456F">
              <w:rPr>
                <w:sz w:val="20"/>
                <w:lang w:val="pt-BR"/>
              </w:rPr>
              <w:t>logado</w:t>
            </w:r>
            <w:proofErr w:type="spellEnd"/>
            <w:r w:rsidRPr="008E456F">
              <w:rPr>
                <w:sz w:val="20"/>
                <w:lang w:val="pt-BR"/>
              </w:rPr>
              <w:t xml:space="preserve"> como artista o</w:t>
            </w:r>
            <w:r>
              <w:rPr>
                <w:sz w:val="20"/>
                <w:lang w:val="pt-BR"/>
              </w:rPr>
              <w:t>u membro de banda</w:t>
            </w:r>
          </w:p>
        </w:tc>
      </w:tr>
      <w:tr w:rsidR="000A34A0" w14:paraId="3FC03D1E" w14:textId="77777777" w:rsidTr="00A25D1A">
        <w:trPr>
          <w:trHeight w:val="405"/>
        </w:trPr>
        <w:tc>
          <w:tcPr>
            <w:tcW w:w="3175" w:type="dxa"/>
            <w:tcBorders>
              <w:top w:val="single" w:sz="4" w:space="0" w:color="000000"/>
              <w:bottom w:val="single" w:sz="4" w:space="0" w:color="000000"/>
              <w:right w:val="single" w:sz="4" w:space="0" w:color="000000"/>
            </w:tcBorders>
          </w:tcPr>
          <w:p w14:paraId="3A2AC361" w14:textId="77777777" w:rsidR="000A34A0" w:rsidRDefault="000A34A0" w:rsidP="00A25D1A">
            <w:pPr>
              <w:pStyle w:val="TableParagraph"/>
              <w:spacing w:before="54"/>
              <w:ind w:left="66"/>
              <w:jc w:val="center"/>
              <w:rPr>
                <w:b/>
                <w:sz w:val="20"/>
              </w:rPr>
            </w:pPr>
            <w:proofErr w:type="spellStart"/>
            <w:r>
              <w:rPr>
                <w:b/>
                <w:sz w:val="20"/>
              </w:rPr>
              <w:t>Atores</w:t>
            </w:r>
            <w:proofErr w:type="spellEnd"/>
            <w:r>
              <w:rPr>
                <w:b/>
                <w:sz w:val="20"/>
              </w:rPr>
              <w:t xml:space="preserve"> </w:t>
            </w:r>
            <w:proofErr w:type="spellStart"/>
            <w:r>
              <w:rPr>
                <w:b/>
                <w:sz w:val="20"/>
              </w:rPr>
              <w:t>Secundários</w:t>
            </w:r>
            <w:proofErr w:type="spellEnd"/>
          </w:p>
        </w:tc>
        <w:tc>
          <w:tcPr>
            <w:tcW w:w="5236" w:type="dxa"/>
            <w:tcBorders>
              <w:top w:val="single" w:sz="4" w:space="0" w:color="000000"/>
              <w:left w:val="single" w:sz="4" w:space="0" w:color="000000"/>
              <w:bottom w:val="single" w:sz="4" w:space="0" w:color="000000"/>
            </w:tcBorders>
          </w:tcPr>
          <w:p w14:paraId="15963D74" w14:textId="77777777" w:rsidR="000A34A0" w:rsidRDefault="000A34A0" w:rsidP="00A25D1A">
            <w:pPr>
              <w:pStyle w:val="TableParagraph"/>
              <w:jc w:val="center"/>
              <w:rPr>
                <w:rFonts w:ascii="Times New Roman"/>
                <w:sz w:val="18"/>
              </w:rPr>
            </w:pPr>
          </w:p>
        </w:tc>
      </w:tr>
      <w:tr w:rsidR="000A34A0" w14:paraId="15B8D225" w14:textId="77777777" w:rsidTr="00A25D1A">
        <w:trPr>
          <w:trHeight w:val="969"/>
        </w:trPr>
        <w:tc>
          <w:tcPr>
            <w:tcW w:w="3175" w:type="dxa"/>
            <w:tcBorders>
              <w:top w:val="single" w:sz="4" w:space="0" w:color="000000"/>
              <w:bottom w:val="single" w:sz="4" w:space="0" w:color="000000"/>
              <w:right w:val="single" w:sz="4" w:space="0" w:color="000000"/>
            </w:tcBorders>
          </w:tcPr>
          <w:p w14:paraId="4CF587A8" w14:textId="77777777" w:rsidR="000A34A0" w:rsidRDefault="000A34A0" w:rsidP="00A25D1A">
            <w:pPr>
              <w:pStyle w:val="TableParagraph"/>
              <w:spacing w:before="1"/>
              <w:jc w:val="center"/>
              <w:rPr>
                <w:b/>
                <w:sz w:val="29"/>
              </w:rPr>
            </w:pPr>
          </w:p>
          <w:p w14:paraId="0262171F" w14:textId="77777777" w:rsidR="000A34A0" w:rsidRDefault="000A34A0" w:rsidP="00A25D1A">
            <w:pPr>
              <w:pStyle w:val="TableParagraph"/>
              <w:spacing w:before="1"/>
              <w:ind w:left="66"/>
              <w:jc w:val="center"/>
              <w:rPr>
                <w:b/>
                <w:sz w:val="20"/>
              </w:rPr>
            </w:pPr>
            <w:proofErr w:type="spellStart"/>
            <w:r>
              <w:rPr>
                <w:b/>
                <w:sz w:val="20"/>
              </w:rPr>
              <w:t>Resumo</w:t>
            </w:r>
            <w:proofErr w:type="spellEnd"/>
          </w:p>
        </w:tc>
        <w:tc>
          <w:tcPr>
            <w:tcW w:w="5236" w:type="dxa"/>
            <w:tcBorders>
              <w:top w:val="single" w:sz="4" w:space="0" w:color="000000"/>
              <w:left w:val="single" w:sz="4" w:space="0" w:color="000000"/>
              <w:bottom w:val="single" w:sz="4" w:space="0" w:color="000000"/>
            </w:tcBorders>
          </w:tcPr>
          <w:p w14:paraId="081DA0A2" w14:textId="77777777" w:rsidR="000A34A0" w:rsidRPr="00860520" w:rsidRDefault="000A34A0" w:rsidP="00A25D1A">
            <w:pPr>
              <w:pStyle w:val="TableParagraph"/>
              <w:spacing w:before="9"/>
              <w:jc w:val="center"/>
              <w:rPr>
                <w:b/>
                <w:sz w:val="21"/>
                <w:lang w:val="pt-BR"/>
              </w:rPr>
            </w:pPr>
          </w:p>
          <w:p w14:paraId="73A82C4F" w14:textId="451CDED7" w:rsidR="000A34A0" w:rsidRPr="00860520" w:rsidRDefault="000A34A0" w:rsidP="00A25D1A">
            <w:pPr>
              <w:pStyle w:val="TableParagraph"/>
              <w:spacing w:before="1"/>
              <w:ind w:left="74" w:right="119"/>
              <w:jc w:val="center"/>
              <w:rPr>
                <w:sz w:val="20"/>
                <w:lang w:val="pt-BR"/>
              </w:rPr>
            </w:pPr>
            <w:r w:rsidRPr="00860520">
              <w:rPr>
                <w:sz w:val="20"/>
                <w:szCs w:val="20"/>
                <w:lang w:val="pt-BR"/>
              </w:rPr>
              <w:t xml:space="preserve">Descreve a ação de um usuário </w:t>
            </w:r>
            <w:r>
              <w:rPr>
                <w:sz w:val="20"/>
                <w:szCs w:val="20"/>
                <w:lang w:val="pt-BR"/>
              </w:rPr>
              <w:t xml:space="preserve">realizando uma </w:t>
            </w:r>
            <w:r w:rsidR="00F6322D">
              <w:rPr>
                <w:sz w:val="20"/>
                <w:szCs w:val="20"/>
                <w:lang w:val="pt-BR"/>
              </w:rPr>
              <w:t>avaliação</w:t>
            </w:r>
            <w:r>
              <w:rPr>
                <w:sz w:val="20"/>
                <w:szCs w:val="20"/>
                <w:lang w:val="pt-BR"/>
              </w:rPr>
              <w:t xml:space="preserve"> sobre bandas</w:t>
            </w:r>
            <w:r w:rsidR="00F6322D">
              <w:rPr>
                <w:sz w:val="20"/>
                <w:szCs w:val="20"/>
                <w:lang w:val="pt-BR"/>
              </w:rPr>
              <w:t>/artistas</w:t>
            </w:r>
            <w:r>
              <w:rPr>
                <w:sz w:val="20"/>
                <w:szCs w:val="20"/>
                <w:lang w:val="pt-BR"/>
              </w:rPr>
              <w:t xml:space="preserve"> no</w:t>
            </w:r>
            <w:r w:rsidRPr="00860520">
              <w:rPr>
                <w:sz w:val="20"/>
                <w:szCs w:val="20"/>
                <w:lang w:val="pt-BR"/>
              </w:rPr>
              <w:t xml:space="preserve"> sistema</w:t>
            </w:r>
          </w:p>
        </w:tc>
      </w:tr>
      <w:tr w:rsidR="000A34A0" w14:paraId="237A283E" w14:textId="77777777" w:rsidTr="00A25D1A">
        <w:trPr>
          <w:trHeight w:val="405"/>
        </w:trPr>
        <w:tc>
          <w:tcPr>
            <w:tcW w:w="3175" w:type="dxa"/>
            <w:tcBorders>
              <w:top w:val="single" w:sz="4" w:space="0" w:color="000000"/>
              <w:bottom w:val="single" w:sz="4" w:space="0" w:color="000000"/>
              <w:right w:val="single" w:sz="4" w:space="0" w:color="000000"/>
            </w:tcBorders>
          </w:tcPr>
          <w:p w14:paraId="6E629EF2" w14:textId="77777777" w:rsidR="000A34A0" w:rsidRDefault="000A34A0" w:rsidP="00A25D1A">
            <w:pPr>
              <w:pStyle w:val="TableParagraph"/>
              <w:spacing w:before="54"/>
              <w:ind w:left="66"/>
              <w:jc w:val="center"/>
              <w:rPr>
                <w:b/>
                <w:sz w:val="20"/>
              </w:rPr>
            </w:pPr>
            <w:proofErr w:type="spellStart"/>
            <w:r>
              <w:rPr>
                <w:b/>
                <w:sz w:val="20"/>
              </w:rPr>
              <w:t>Pré-Condições</w:t>
            </w:r>
            <w:proofErr w:type="spellEnd"/>
          </w:p>
        </w:tc>
        <w:tc>
          <w:tcPr>
            <w:tcW w:w="5236" w:type="dxa"/>
            <w:tcBorders>
              <w:top w:val="single" w:sz="4" w:space="0" w:color="000000"/>
              <w:left w:val="single" w:sz="4" w:space="0" w:color="000000"/>
              <w:bottom w:val="single" w:sz="4" w:space="0" w:color="000000"/>
            </w:tcBorders>
          </w:tcPr>
          <w:p w14:paraId="58788B05" w14:textId="77777777" w:rsidR="000A34A0" w:rsidRPr="00860520" w:rsidRDefault="000A34A0" w:rsidP="00A25D1A">
            <w:pPr>
              <w:pStyle w:val="TableParagraph"/>
              <w:spacing w:before="57"/>
              <w:ind w:left="74"/>
              <w:jc w:val="center"/>
              <w:rPr>
                <w:sz w:val="20"/>
                <w:lang w:val="pt-BR"/>
              </w:rPr>
            </w:pPr>
            <w:r>
              <w:rPr>
                <w:sz w:val="20"/>
                <w:lang w:val="pt-BR"/>
              </w:rPr>
              <w:t>U</w:t>
            </w:r>
            <w:r w:rsidRPr="00860520">
              <w:rPr>
                <w:sz w:val="20"/>
                <w:lang w:val="pt-BR"/>
              </w:rPr>
              <w:t>suário deve possuir cadastro.</w:t>
            </w:r>
          </w:p>
        </w:tc>
      </w:tr>
      <w:tr w:rsidR="000A34A0" w14:paraId="4B4C210E" w14:textId="77777777" w:rsidTr="00A25D1A">
        <w:trPr>
          <w:trHeight w:val="405"/>
        </w:trPr>
        <w:tc>
          <w:tcPr>
            <w:tcW w:w="3175" w:type="dxa"/>
            <w:tcBorders>
              <w:top w:val="single" w:sz="4" w:space="0" w:color="000000"/>
              <w:bottom w:val="single" w:sz="4" w:space="0" w:color="000000"/>
              <w:right w:val="single" w:sz="4" w:space="0" w:color="000000"/>
            </w:tcBorders>
          </w:tcPr>
          <w:p w14:paraId="20669BCE" w14:textId="77777777" w:rsidR="000A34A0" w:rsidRDefault="000A34A0" w:rsidP="00A25D1A">
            <w:pPr>
              <w:pStyle w:val="TableParagraph"/>
              <w:spacing w:before="54"/>
              <w:ind w:left="66"/>
              <w:jc w:val="center"/>
              <w:rPr>
                <w:b/>
                <w:sz w:val="20"/>
              </w:rPr>
            </w:pPr>
            <w:proofErr w:type="spellStart"/>
            <w:r>
              <w:rPr>
                <w:b/>
                <w:sz w:val="20"/>
              </w:rPr>
              <w:t>Pós-Condições</w:t>
            </w:r>
            <w:proofErr w:type="spellEnd"/>
          </w:p>
        </w:tc>
        <w:tc>
          <w:tcPr>
            <w:tcW w:w="5236" w:type="dxa"/>
            <w:tcBorders>
              <w:top w:val="single" w:sz="4" w:space="0" w:color="000000"/>
              <w:left w:val="single" w:sz="4" w:space="0" w:color="000000"/>
              <w:bottom w:val="single" w:sz="4" w:space="0" w:color="000000"/>
            </w:tcBorders>
          </w:tcPr>
          <w:p w14:paraId="1B73FA0A" w14:textId="77777777" w:rsidR="000A34A0" w:rsidRDefault="000A34A0" w:rsidP="00A25D1A">
            <w:pPr>
              <w:pStyle w:val="TableParagraph"/>
              <w:jc w:val="center"/>
              <w:rPr>
                <w:rFonts w:ascii="Times New Roman"/>
                <w:sz w:val="18"/>
              </w:rPr>
            </w:pPr>
          </w:p>
        </w:tc>
      </w:tr>
      <w:tr w:rsidR="000A34A0" w14:paraId="1CC68514" w14:textId="77777777" w:rsidTr="00A25D1A">
        <w:trPr>
          <w:trHeight w:val="405"/>
        </w:trPr>
        <w:tc>
          <w:tcPr>
            <w:tcW w:w="8411" w:type="dxa"/>
            <w:gridSpan w:val="2"/>
            <w:tcBorders>
              <w:top w:val="single" w:sz="4" w:space="0" w:color="000000"/>
              <w:bottom w:val="single" w:sz="4" w:space="0" w:color="000000"/>
            </w:tcBorders>
            <w:shd w:val="clear" w:color="auto" w:fill="D9D9D9"/>
          </w:tcPr>
          <w:p w14:paraId="429D049B" w14:textId="77777777" w:rsidR="000A34A0" w:rsidRDefault="000A34A0" w:rsidP="00A25D1A">
            <w:pPr>
              <w:pStyle w:val="TableParagraph"/>
              <w:spacing w:before="54"/>
              <w:ind w:left="66"/>
              <w:rPr>
                <w:b/>
                <w:sz w:val="20"/>
              </w:rPr>
            </w:pPr>
            <w:proofErr w:type="spellStart"/>
            <w:r>
              <w:rPr>
                <w:b/>
                <w:sz w:val="20"/>
              </w:rPr>
              <w:t>Fluxo</w:t>
            </w:r>
            <w:proofErr w:type="spellEnd"/>
            <w:r>
              <w:rPr>
                <w:b/>
                <w:sz w:val="20"/>
              </w:rPr>
              <w:t xml:space="preserve"> Principal</w:t>
            </w:r>
          </w:p>
        </w:tc>
      </w:tr>
      <w:tr w:rsidR="000A34A0" w14:paraId="7884BC07" w14:textId="77777777" w:rsidTr="00A25D1A">
        <w:trPr>
          <w:trHeight w:val="402"/>
        </w:trPr>
        <w:tc>
          <w:tcPr>
            <w:tcW w:w="3175" w:type="dxa"/>
            <w:tcBorders>
              <w:top w:val="single" w:sz="4" w:space="0" w:color="000000"/>
              <w:bottom w:val="single" w:sz="4" w:space="0" w:color="000000"/>
              <w:right w:val="single" w:sz="4" w:space="0" w:color="000000"/>
            </w:tcBorders>
          </w:tcPr>
          <w:p w14:paraId="06EC10C8" w14:textId="77777777" w:rsidR="000A34A0" w:rsidRDefault="000A34A0" w:rsidP="00A25D1A">
            <w:pPr>
              <w:pStyle w:val="TableParagraph"/>
              <w:spacing w:before="54"/>
              <w:ind w:left="66"/>
              <w:jc w:val="center"/>
              <w:rPr>
                <w:b/>
                <w:sz w:val="20"/>
              </w:rPr>
            </w:pPr>
            <w:proofErr w:type="spellStart"/>
            <w:r>
              <w:rPr>
                <w:b/>
                <w:sz w:val="20"/>
              </w:rPr>
              <w:t>Ações</w:t>
            </w:r>
            <w:proofErr w:type="spellEnd"/>
            <w:r>
              <w:rPr>
                <w:b/>
                <w:sz w:val="20"/>
              </w:rPr>
              <w:t xml:space="preserve"> do </w:t>
            </w:r>
            <w:proofErr w:type="spellStart"/>
            <w:r>
              <w:rPr>
                <w:b/>
                <w:sz w:val="20"/>
              </w:rPr>
              <w:t>Ator</w:t>
            </w:r>
            <w:proofErr w:type="spellEnd"/>
          </w:p>
        </w:tc>
        <w:tc>
          <w:tcPr>
            <w:tcW w:w="5236" w:type="dxa"/>
            <w:tcBorders>
              <w:top w:val="single" w:sz="4" w:space="0" w:color="000000"/>
              <w:left w:val="single" w:sz="4" w:space="0" w:color="000000"/>
              <w:bottom w:val="single" w:sz="4" w:space="0" w:color="000000"/>
            </w:tcBorders>
          </w:tcPr>
          <w:p w14:paraId="294C8B32" w14:textId="77777777" w:rsidR="000A34A0" w:rsidRDefault="000A34A0" w:rsidP="00A25D1A">
            <w:pPr>
              <w:pStyle w:val="TableParagraph"/>
              <w:spacing w:before="54"/>
              <w:ind w:left="74"/>
              <w:jc w:val="center"/>
              <w:rPr>
                <w:b/>
                <w:sz w:val="20"/>
              </w:rPr>
            </w:pPr>
            <w:proofErr w:type="spellStart"/>
            <w:r>
              <w:rPr>
                <w:b/>
                <w:sz w:val="20"/>
              </w:rPr>
              <w:t>Ações</w:t>
            </w:r>
            <w:proofErr w:type="spellEnd"/>
            <w:r>
              <w:rPr>
                <w:b/>
                <w:sz w:val="20"/>
              </w:rPr>
              <w:t xml:space="preserve"> do Sistema</w:t>
            </w:r>
          </w:p>
        </w:tc>
      </w:tr>
      <w:tr w:rsidR="000A34A0" w14:paraId="17462D5E" w14:textId="77777777" w:rsidTr="00A25D1A">
        <w:trPr>
          <w:trHeight w:val="750"/>
        </w:trPr>
        <w:tc>
          <w:tcPr>
            <w:tcW w:w="3175" w:type="dxa"/>
            <w:tcBorders>
              <w:top w:val="single" w:sz="4" w:space="0" w:color="000000"/>
              <w:bottom w:val="single" w:sz="4" w:space="0" w:color="000000"/>
              <w:right w:val="single" w:sz="4" w:space="0" w:color="000000"/>
            </w:tcBorders>
          </w:tcPr>
          <w:p w14:paraId="172E4198" w14:textId="3046500D" w:rsidR="000A34A0" w:rsidRPr="00860520" w:rsidRDefault="000A34A0" w:rsidP="00A25D1A">
            <w:pPr>
              <w:pStyle w:val="TableParagraph"/>
              <w:spacing w:before="59"/>
              <w:ind w:left="66"/>
              <w:jc w:val="center"/>
              <w:rPr>
                <w:sz w:val="20"/>
                <w:lang w:val="pt-BR"/>
              </w:rPr>
            </w:pPr>
            <w:r w:rsidRPr="00860520">
              <w:rPr>
                <w:sz w:val="20"/>
                <w:lang w:val="pt-BR"/>
              </w:rPr>
              <w:t>1. Clica na opção "</w:t>
            </w:r>
            <w:r w:rsidR="00A9184E">
              <w:rPr>
                <w:sz w:val="20"/>
                <w:lang w:val="pt-BR"/>
              </w:rPr>
              <w:t>procurar</w:t>
            </w:r>
            <w:r w:rsidR="00F6322D">
              <w:rPr>
                <w:sz w:val="20"/>
                <w:lang w:val="pt-BR"/>
              </w:rPr>
              <w:t xml:space="preserve"> banda</w:t>
            </w:r>
            <w:r w:rsidR="00A9184E">
              <w:rPr>
                <w:sz w:val="20"/>
                <w:lang w:val="pt-BR"/>
              </w:rPr>
              <w:t>s/artistas</w:t>
            </w:r>
            <w:r w:rsidRPr="00860520">
              <w:rPr>
                <w:sz w:val="20"/>
                <w:lang w:val="pt-BR"/>
              </w:rPr>
              <w:t>"</w:t>
            </w:r>
          </w:p>
        </w:tc>
        <w:tc>
          <w:tcPr>
            <w:tcW w:w="5236" w:type="dxa"/>
            <w:tcBorders>
              <w:top w:val="single" w:sz="4" w:space="0" w:color="000000"/>
              <w:left w:val="single" w:sz="4" w:space="0" w:color="000000"/>
              <w:bottom w:val="single" w:sz="4" w:space="0" w:color="000000"/>
            </w:tcBorders>
          </w:tcPr>
          <w:p w14:paraId="6497312B" w14:textId="77777777" w:rsidR="000A34A0" w:rsidRPr="00860520" w:rsidRDefault="000A34A0" w:rsidP="00A25D1A">
            <w:pPr>
              <w:pStyle w:val="TableParagraph"/>
              <w:jc w:val="center"/>
              <w:rPr>
                <w:rFonts w:ascii="Times New Roman"/>
                <w:sz w:val="18"/>
                <w:lang w:val="pt-BR"/>
              </w:rPr>
            </w:pPr>
          </w:p>
        </w:tc>
      </w:tr>
      <w:tr w:rsidR="000A34A0" w14:paraId="57154E7A" w14:textId="77777777" w:rsidTr="00A25D1A">
        <w:trPr>
          <w:trHeight w:val="750"/>
        </w:trPr>
        <w:tc>
          <w:tcPr>
            <w:tcW w:w="3175" w:type="dxa"/>
            <w:tcBorders>
              <w:top w:val="single" w:sz="4" w:space="0" w:color="000000"/>
              <w:bottom w:val="single" w:sz="4" w:space="0" w:color="000000"/>
              <w:right w:val="single" w:sz="4" w:space="0" w:color="000000"/>
            </w:tcBorders>
          </w:tcPr>
          <w:p w14:paraId="7A473474" w14:textId="77777777" w:rsidR="000A34A0" w:rsidRPr="00860520" w:rsidRDefault="000A34A0" w:rsidP="00A25D1A">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18B44705" w14:textId="77777777" w:rsidR="000A34A0" w:rsidRPr="008E456F" w:rsidRDefault="000A34A0" w:rsidP="00A25D1A">
            <w:pPr>
              <w:pStyle w:val="TableParagraph"/>
              <w:spacing w:before="57"/>
              <w:ind w:left="74"/>
              <w:jc w:val="center"/>
              <w:rPr>
                <w:sz w:val="20"/>
                <w:lang w:val="pt-BR"/>
              </w:rPr>
            </w:pPr>
            <w:r w:rsidRPr="00860520">
              <w:rPr>
                <w:sz w:val="20"/>
                <w:lang w:val="pt-BR"/>
              </w:rPr>
              <w:t xml:space="preserve">2. O sistema deverá </w:t>
            </w:r>
            <w:r w:rsidRPr="008E456F">
              <w:rPr>
                <w:sz w:val="20"/>
                <w:lang w:val="pt-BR"/>
              </w:rPr>
              <w:t>apresentar b</w:t>
            </w:r>
            <w:r>
              <w:rPr>
                <w:sz w:val="20"/>
                <w:lang w:val="pt-BR"/>
              </w:rPr>
              <w:t>andas e artistas cadastrados</w:t>
            </w:r>
          </w:p>
        </w:tc>
      </w:tr>
      <w:tr w:rsidR="00F6322D" w14:paraId="797AAA3E" w14:textId="77777777" w:rsidTr="00A25D1A">
        <w:trPr>
          <w:trHeight w:val="750"/>
        </w:trPr>
        <w:tc>
          <w:tcPr>
            <w:tcW w:w="3175" w:type="dxa"/>
            <w:tcBorders>
              <w:top w:val="single" w:sz="4" w:space="0" w:color="000000"/>
              <w:bottom w:val="single" w:sz="4" w:space="0" w:color="000000"/>
              <w:right w:val="single" w:sz="4" w:space="0" w:color="000000"/>
            </w:tcBorders>
          </w:tcPr>
          <w:p w14:paraId="7D4C6A0A" w14:textId="22686DFA" w:rsidR="00F6322D" w:rsidRPr="00F6322D" w:rsidRDefault="00F6322D" w:rsidP="00A25D1A">
            <w:pPr>
              <w:pStyle w:val="TableParagraph"/>
              <w:jc w:val="center"/>
              <w:rPr>
                <w:sz w:val="20"/>
                <w:lang w:val="pt-BR"/>
              </w:rPr>
            </w:pPr>
            <w:r w:rsidRPr="00F6322D">
              <w:rPr>
                <w:sz w:val="20"/>
                <w:lang w:val="pt-BR"/>
              </w:rPr>
              <w:t xml:space="preserve">3. O </w:t>
            </w:r>
            <w:r w:rsidR="00A9184E" w:rsidRPr="00F6322D">
              <w:rPr>
                <w:sz w:val="20"/>
                <w:lang w:val="pt-BR"/>
              </w:rPr>
              <w:t>usuário</w:t>
            </w:r>
            <w:r w:rsidRPr="00F6322D">
              <w:rPr>
                <w:sz w:val="20"/>
                <w:lang w:val="pt-BR"/>
              </w:rPr>
              <w:t xml:space="preserve"> entra no p</w:t>
            </w:r>
            <w:r>
              <w:rPr>
                <w:sz w:val="20"/>
                <w:lang w:val="pt-BR"/>
              </w:rPr>
              <w:t>erfil e classifica</w:t>
            </w:r>
          </w:p>
        </w:tc>
        <w:tc>
          <w:tcPr>
            <w:tcW w:w="5236" w:type="dxa"/>
            <w:tcBorders>
              <w:top w:val="single" w:sz="4" w:space="0" w:color="000000"/>
              <w:left w:val="single" w:sz="4" w:space="0" w:color="000000"/>
              <w:bottom w:val="single" w:sz="4" w:space="0" w:color="000000"/>
            </w:tcBorders>
          </w:tcPr>
          <w:p w14:paraId="778D0EB8" w14:textId="77777777" w:rsidR="00F6322D" w:rsidRPr="00F6322D" w:rsidRDefault="00F6322D" w:rsidP="00A25D1A">
            <w:pPr>
              <w:pStyle w:val="TableParagraph"/>
              <w:spacing w:before="57"/>
              <w:ind w:left="74"/>
              <w:jc w:val="center"/>
              <w:rPr>
                <w:sz w:val="20"/>
                <w:lang w:val="pt-BR"/>
              </w:rPr>
            </w:pPr>
          </w:p>
        </w:tc>
      </w:tr>
      <w:tr w:rsidR="00F6322D" w14:paraId="3C0B7F84" w14:textId="77777777" w:rsidTr="00A25D1A">
        <w:trPr>
          <w:trHeight w:val="750"/>
        </w:trPr>
        <w:tc>
          <w:tcPr>
            <w:tcW w:w="3175" w:type="dxa"/>
            <w:tcBorders>
              <w:top w:val="single" w:sz="4" w:space="0" w:color="000000"/>
              <w:bottom w:val="single" w:sz="4" w:space="0" w:color="000000"/>
              <w:right w:val="single" w:sz="4" w:space="0" w:color="000000"/>
            </w:tcBorders>
          </w:tcPr>
          <w:p w14:paraId="6C6CC663" w14:textId="77777777" w:rsidR="00F6322D" w:rsidRPr="00F6322D" w:rsidRDefault="00F6322D" w:rsidP="00A25D1A">
            <w:pPr>
              <w:pStyle w:val="TableParagraph"/>
              <w:jc w:val="center"/>
              <w:rPr>
                <w:sz w:val="20"/>
                <w:lang w:val="pt-BR"/>
              </w:rPr>
            </w:pPr>
          </w:p>
        </w:tc>
        <w:tc>
          <w:tcPr>
            <w:tcW w:w="5236" w:type="dxa"/>
            <w:tcBorders>
              <w:top w:val="single" w:sz="4" w:space="0" w:color="000000"/>
              <w:left w:val="single" w:sz="4" w:space="0" w:color="000000"/>
              <w:bottom w:val="single" w:sz="4" w:space="0" w:color="000000"/>
            </w:tcBorders>
          </w:tcPr>
          <w:p w14:paraId="2403ACDE" w14:textId="0E1B1EEF" w:rsidR="00F6322D" w:rsidRPr="00F6322D" w:rsidRDefault="00F6322D" w:rsidP="00A25D1A">
            <w:pPr>
              <w:pStyle w:val="TableParagraph"/>
              <w:spacing w:before="57"/>
              <w:ind w:left="74"/>
              <w:jc w:val="center"/>
              <w:rPr>
                <w:sz w:val="20"/>
                <w:lang w:val="pt-BR"/>
              </w:rPr>
            </w:pPr>
            <w:r w:rsidRPr="00F6322D">
              <w:rPr>
                <w:sz w:val="20"/>
                <w:lang w:val="pt-BR"/>
              </w:rPr>
              <w:t>4. O Sistema deve salvar a</w:t>
            </w:r>
            <w:r>
              <w:rPr>
                <w:sz w:val="20"/>
                <w:lang w:val="pt-BR"/>
              </w:rPr>
              <w:t xml:space="preserve"> avalição</w:t>
            </w:r>
          </w:p>
        </w:tc>
      </w:tr>
      <w:tr w:rsidR="000A34A0" w14:paraId="4676B6DD" w14:textId="77777777" w:rsidTr="00A25D1A">
        <w:trPr>
          <w:trHeight w:val="345"/>
        </w:trPr>
        <w:tc>
          <w:tcPr>
            <w:tcW w:w="3175" w:type="dxa"/>
            <w:tcBorders>
              <w:top w:val="single" w:sz="4" w:space="0" w:color="000000"/>
              <w:bottom w:val="single" w:sz="4" w:space="0" w:color="000000"/>
              <w:right w:val="single" w:sz="4" w:space="0" w:color="000000"/>
            </w:tcBorders>
            <w:shd w:val="clear" w:color="auto" w:fill="D9D9D9"/>
          </w:tcPr>
          <w:p w14:paraId="677078FB" w14:textId="77777777" w:rsidR="000A34A0" w:rsidRDefault="000A34A0" w:rsidP="00A25D1A">
            <w:pPr>
              <w:pStyle w:val="TableParagraph"/>
              <w:spacing w:line="225" w:lineRule="exact"/>
              <w:ind w:left="66"/>
              <w:jc w:val="center"/>
              <w:rPr>
                <w:b/>
                <w:sz w:val="20"/>
              </w:rPr>
            </w:pPr>
            <w:proofErr w:type="spellStart"/>
            <w:r>
              <w:rPr>
                <w:b/>
                <w:sz w:val="20"/>
              </w:rPr>
              <w:t>Restrições</w:t>
            </w:r>
            <w:proofErr w:type="spellEnd"/>
            <w:r>
              <w:rPr>
                <w:b/>
                <w:sz w:val="20"/>
              </w:rPr>
              <w:t>/</w:t>
            </w:r>
            <w:proofErr w:type="spellStart"/>
            <w:r>
              <w:rPr>
                <w:b/>
                <w:sz w:val="20"/>
              </w:rPr>
              <w:t>Validações</w:t>
            </w:r>
            <w:proofErr w:type="spellEnd"/>
          </w:p>
        </w:tc>
        <w:tc>
          <w:tcPr>
            <w:tcW w:w="5236" w:type="dxa"/>
            <w:tcBorders>
              <w:top w:val="single" w:sz="4" w:space="0" w:color="000000"/>
              <w:left w:val="single" w:sz="4" w:space="0" w:color="000000"/>
              <w:bottom w:val="single" w:sz="4" w:space="0" w:color="000000"/>
            </w:tcBorders>
          </w:tcPr>
          <w:p w14:paraId="60DE2D24" w14:textId="77777777" w:rsidR="000A34A0" w:rsidRDefault="000A34A0" w:rsidP="00A25D1A">
            <w:pPr>
              <w:pStyle w:val="TableParagraph"/>
              <w:jc w:val="center"/>
              <w:rPr>
                <w:rFonts w:ascii="Times New Roman"/>
                <w:sz w:val="18"/>
              </w:rPr>
            </w:pPr>
          </w:p>
        </w:tc>
      </w:tr>
    </w:tbl>
    <w:p w14:paraId="53520EA1" w14:textId="67567ADE" w:rsidR="000A34A0" w:rsidRDefault="000A34A0" w:rsidP="000A34A0">
      <w:pPr>
        <w:spacing w:before="57"/>
        <w:ind w:left="1495" w:right="628"/>
        <w:rPr>
          <w:sz w:val="20"/>
        </w:rPr>
      </w:pPr>
      <w:r>
        <w:rPr>
          <w:sz w:val="20"/>
        </w:rPr>
        <w:lastRenderedPageBreak/>
        <w:t xml:space="preserve">                                      Fonte: Autor.</w:t>
      </w:r>
    </w:p>
    <w:p w14:paraId="7BB472F5" w14:textId="54AB18D0" w:rsidR="00F6322D" w:rsidRDefault="00F6322D" w:rsidP="000A34A0">
      <w:pPr>
        <w:spacing w:before="57"/>
        <w:ind w:left="1495" w:right="628"/>
        <w:rPr>
          <w:sz w:val="20"/>
        </w:rPr>
      </w:pPr>
    </w:p>
    <w:p w14:paraId="38754C9B" w14:textId="3B059D1F" w:rsidR="00F6322D" w:rsidRDefault="00F6322D" w:rsidP="00F6322D">
      <w:pPr>
        <w:spacing w:before="93" w:after="6"/>
        <w:ind w:left="1495" w:right="624"/>
        <w:rPr>
          <w:b/>
          <w:sz w:val="20"/>
        </w:rPr>
      </w:pPr>
      <w:r>
        <w:rPr>
          <w:b/>
          <w:sz w:val="20"/>
        </w:rPr>
        <w:t>Tabela 6 - Documentação do Caso de uso Classificar bandas.</w:t>
      </w:r>
    </w:p>
    <w:tbl>
      <w:tblPr>
        <w:tblStyle w:val="TableNormal"/>
        <w:tblW w:w="8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5"/>
        <w:gridCol w:w="5236"/>
      </w:tblGrid>
      <w:tr w:rsidR="00F6322D" w14:paraId="4D1630EB" w14:textId="77777777" w:rsidTr="00A25D1A">
        <w:trPr>
          <w:trHeight w:val="404"/>
        </w:trPr>
        <w:tc>
          <w:tcPr>
            <w:tcW w:w="3175" w:type="dxa"/>
            <w:tcBorders>
              <w:right w:val="single" w:sz="4" w:space="0" w:color="000000"/>
            </w:tcBorders>
            <w:shd w:val="clear" w:color="auto" w:fill="D9D9D9"/>
          </w:tcPr>
          <w:p w14:paraId="07089CD2" w14:textId="77777777" w:rsidR="00F6322D" w:rsidRPr="00860520" w:rsidRDefault="00F6322D" w:rsidP="00A25D1A">
            <w:pPr>
              <w:pStyle w:val="TableParagraph"/>
              <w:spacing w:before="54"/>
              <w:ind w:left="609"/>
              <w:jc w:val="center"/>
              <w:rPr>
                <w:b/>
                <w:sz w:val="20"/>
                <w:lang w:val="pt-BR"/>
              </w:rPr>
            </w:pPr>
            <w:r w:rsidRPr="00860520">
              <w:rPr>
                <w:b/>
                <w:sz w:val="20"/>
                <w:lang w:val="pt-BR"/>
              </w:rPr>
              <w:t>Nome do Caso de Uso</w:t>
            </w:r>
          </w:p>
        </w:tc>
        <w:tc>
          <w:tcPr>
            <w:tcW w:w="5236" w:type="dxa"/>
            <w:tcBorders>
              <w:left w:val="single" w:sz="4" w:space="0" w:color="000000"/>
            </w:tcBorders>
            <w:shd w:val="clear" w:color="auto" w:fill="D9D9D9"/>
          </w:tcPr>
          <w:p w14:paraId="7074D4D7" w14:textId="5E126C2D" w:rsidR="00F6322D" w:rsidRDefault="00F6322D" w:rsidP="00A25D1A">
            <w:pPr>
              <w:pStyle w:val="TableParagraph"/>
              <w:spacing w:before="54"/>
              <w:ind w:left="1720" w:right="1700"/>
              <w:jc w:val="center"/>
              <w:rPr>
                <w:b/>
                <w:sz w:val="20"/>
              </w:rPr>
            </w:pPr>
            <w:proofErr w:type="spellStart"/>
            <w:r>
              <w:rPr>
                <w:b/>
                <w:sz w:val="20"/>
              </w:rPr>
              <w:t>Classificar</w:t>
            </w:r>
            <w:proofErr w:type="spellEnd"/>
            <w:r>
              <w:rPr>
                <w:b/>
                <w:sz w:val="20"/>
              </w:rPr>
              <w:t xml:space="preserve"> </w:t>
            </w:r>
            <w:proofErr w:type="spellStart"/>
            <w:r>
              <w:rPr>
                <w:b/>
                <w:sz w:val="20"/>
              </w:rPr>
              <w:t>Musicas</w:t>
            </w:r>
            <w:proofErr w:type="spellEnd"/>
          </w:p>
        </w:tc>
      </w:tr>
      <w:tr w:rsidR="00F6322D" w14:paraId="18CDEC37" w14:textId="77777777" w:rsidTr="00A25D1A">
        <w:trPr>
          <w:trHeight w:val="405"/>
        </w:trPr>
        <w:tc>
          <w:tcPr>
            <w:tcW w:w="3175" w:type="dxa"/>
            <w:tcBorders>
              <w:bottom w:val="single" w:sz="4" w:space="0" w:color="000000"/>
              <w:right w:val="single" w:sz="4" w:space="0" w:color="000000"/>
            </w:tcBorders>
          </w:tcPr>
          <w:p w14:paraId="675F881A" w14:textId="77777777" w:rsidR="00F6322D" w:rsidRDefault="00F6322D" w:rsidP="00A25D1A">
            <w:pPr>
              <w:pStyle w:val="TableParagraph"/>
              <w:spacing w:before="54"/>
              <w:ind w:left="66"/>
              <w:jc w:val="center"/>
              <w:rPr>
                <w:b/>
                <w:sz w:val="20"/>
              </w:rPr>
            </w:pPr>
            <w:r>
              <w:rPr>
                <w:b/>
                <w:sz w:val="20"/>
              </w:rPr>
              <w:t xml:space="preserve">Caso de </w:t>
            </w:r>
            <w:proofErr w:type="spellStart"/>
            <w:r>
              <w:rPr>
                <w:b/>
                <w:sz w:val="20"/>
              </w:rPr>
              <w:t>Uso</w:t>
            </w:r>
            <w:proofErr w:type="spellEnd"/>
            <w:r>
              <w:rPr>
                <w:b/>
                <w:sz w:val="20"/>
              </w:rPr>
              <w:t xml:space="preserve"> </w:t>
            </w:r>
            <w:proofErr w:type="spellStart"/>
            <w:r>
              <w:rPr>
                <w:b/>
                <w:sz w:val="20"/>
              </w:rPr>
              <w:t>Geral</w:t>
            </w:r>
            <w:proofErr w:type="spellEnd"/>
          </w:p>
        </w:tc>
        <w:tc>
          <w:tcPr>
            <w:tcW w:w="5236" w:type="dxa"/>
            <w:tcBorders>
              <w:left w:val="single" w:sz="4" w:space="0" w:color="000000"/>
              <w:bottom w:val="single" w:sz="4" w:space="0" w:color="000000"/>
            </w:tcBorders>
          </w:tcPr>
          <w:p w14:paraId="56F53A64" w14:textId="77777777" w:rsidR="00F6322D" w:rsidRDefault="00F6322D" w:rsidP="00A25D1A">
            <w:pPr>
              <w:pStyle w:val="TableParagraph"/>
              <w:jc w:val="center"/>
              <w:rPr>
                <w:rFonts w:ascii="Times New Roman"/>
                <w:sz w:val="18"/>
              </w:rPr>
            </w:pPr>
          </w:p>
        </w:tc>
      </w:tr>
      <w:tr w:rsidR="00F6322D" w14:paraId="411E4764" w14:textId="77777777" w:rsidTr="00A25D1A">
        <w:trPr>
          <w:trHeight w:val="405"/>
        </w:trPr>
        <w:tc>
          <w:tcPr>
            <w:tcW w:w="3175" w:type="dxa"/>
            <w:tcBorders>
              <w:top w:val="single" w:sz="4" w:space="0" w:color="000000"/>
              <w:bottom w:val="single" w:sz="4" w:space="0" w:color="000000"/>
              <w:right w:val="single" w:sz="4" w:space="0" w:color="000000"/>
            </w:tcBorders>
          </w:tcPr>
          <w:p w14:paraId="2EEBC450" w14:textId="77777777" w:rsidR="00F6322D" w:rsidRDefault="00F6322D" w:rsidP="00A25D1A">
            <w:pPr>
              <w:pStyle w:val="TableParagraph"/>
              <w:spacing w:before="54"/>
              <w:ind w:left="66"/>
              <w:jc w:val="center"/>
              <w:rPr>
                <w:b/>
                <w:sz w:val="20"/>
              </w:rPr>
            </w:pPr>
            <w:proofErr w:type="spellStart"/>
            <w:r>
              <w:rPr>
                <w:b/>
                <w:sz w:val="20"/>
              </w:rPr>
              <w:t>Ator</w:t>
            </w:r>
            <w:proofErr w:type="spellEnd"/>
            <w:r>
              <w:rPr>
                <w:b/>
                <w:sz w:val="20"/>
              </w:rPr>
              <w:t xml:space="preserve"> Principal</w:t>
            </w:r>
          </w:p>
        </w:tc>
        <w:tc>
          <w:tcPr>
            <w:tcW w:w="5236" w:type="dxa"/>
            <w:tcBorders>
              <w:top w:val="single" w:sz="4" w:space="0" w:color="000000"/>
              <w:left w:val="single" w:sz="4" w:space="0" w:color="000000"/>
              <w:bottom w:val="single" w:sz="4" w:space="0" w:color="000000"/>
            </w:tcBorders>
          </w:tcPr>
          <w:p w14:paraId="25D6EBBC" w14:textId="77777777" w:rsidR="00F6322D" w:rsidRPr="00F6322D" w:rsidRDefault="00F6322D" w:rsidP="00A25D1A">
            <w:pPr>
              <w:pStyle w:val="TableParagraph"/>
              <w:spacing w:before="57"/>
              <w:ind w:left="74"/>
              <w:jc w:val="center"/>
              <w:rPr>
                <w:sz w:val="20"/>
                <w:lang w:val="pt-BR"/>
              </w:rPr>
            </w:pPr>
            <w:r w:rsidRPr="008E456F">
              <w:rPr>
                <w:sz w:val="20"/>
                <w:lang w:val="pt-BR"/>
              </w:rPr>
              <w:t xml:space="preserve">Usuário </w:t>
            </w:r>
            <w:proofErr w:type="spellStart"/>
            <w:r w:rsidRPr="008E456F">
              <w:rPr>
                <w:sz w:val="20"/>
                <w:lang w:val="pt-BR"/>
              </w:rPr>
              <w:t>logado</w:t>
            </w:r>
            <w:proofErr w:type="spellEnd"/>
            <w:r w:rsidRPr="008E456F">
              <w:rPr>
                <w:sz w:val="20"/>
                <w:lang w:val="pt-BR"/>
              </w:rPr>
              <w:t xml:space="preserve"> como artista o</w:t>
            </w:r>
            <w:r>
              <w:rPr>
                <w:sz w:val="20"/>
                <w:lang w:val="pt-BR"/>
              </w:rPr>
              <w:t>u membro de banda</w:t>
            </w:r>
          </w:p>
        </w:tc>
      </w:tr>
      <w:tr w:rsidR="00F6322D" w14:paraId="3D492CC9" w14:textId="77777777" w:rsidTr="00A25D1A">
        <w:trPr>
          <w:trHeight w:val="405"/>
        </w:trPr>
        <w:tc>
          <w:tcPr>
            <w:tcW w:w="3175" w:type="dxa"/>
            <w:tcBorders>
              <w:top w:val="single" w:sz="4" w:space="0" w:color="000000"/>
              <w:bottom w:val="single" w:sz="4" w:space="0" w:color="000000"/>
              <w:right w:val="single" w:sz="4" w:space="0" w:color="000000"/>
            </w:tcBorders>
          </w:tcPr>
          <w:p w14:paraId="41A594BB" w14:textId="77777777" w:rsidR="00F6322D" w:rsidRDefault="00F6322D" w:rsidP="00A25D1A">
            <w:pPr>
              <w:pStyle w:val="TableParagraph"/>
              <w:spacing w:before="54"/>
              <w:ind w:left="66"/>
              <w:jc w:val="center"/>
              <w:rPr>
                <w:b/>
                <w:sz w:val="20"/>
              </w:rPr>
            </w:pPr>
            <w:proofErr w:type="spellStart"/>
            <w:r>
              <w:rPr>
                <w:b/>
                <w:sz w:val="20"/>
              </w:rPr>
              <w:t>Atores</w:t>
            </w:r>
            <w:proofErr w:type="spellEnd"/>
            <w:r>
              <w:rPr>
                <w:b/>
                <w:sz w:val="20"/>
              </w:rPr>
              <w:t xml:space="preserve"> </w:t>
            </w:r>
            <w:proofErr w:type="spellStart"/>
            <w:r>
              <w:rPr>
                <w:b/>
                <w:sz w:val="20"/>
              </w:rPr>
              <w:t>Secundários</w:t>
            </w:r>
            <w:proofErr w:type="spellEnd"/>
          </w:p>
        </w:tc>
        <w:tc>
          <w:tcPr>
            <w:tcW w:w="5236" w:type="dxa"/>
            <w:tcBorders>
              <w:top w:val="single" w:sz="4" w:space="0" w:color="000000"/>
              <w:left w:val="single" w:sz="4" w:space="0" w:color="000000"/>
              <w:bottom w:val="single" w:sz="4" w:space="0" w:color="000000"/>
            </w:tcBorders>
          </w:tcPr>
          <w:p w14:paraId="084795C4" w14:textId="77777777" w:rsidR="00F6322D" w:rsidRDefault="00F6322D" w:rsidP="00A25D1A">
            <w:pPr>
              <w:pStyle w:val="TableParagraph"/>
              <w:jc w:val="center"/>
              <w:rPr>
                <w:rFonts w:ascii="Times New Roman"/>
                <w:sz w:val="18"/>
              </w:rPr>
            </w:pPr>
          </w:p>
        </w:tc>
      </w:tr>
      <w:tr w:rsidR="00F6322D" w14:paraId="259889B3" w14:textId="77777777" w:rsidTr="00A25D1A">
        <w:trPr>
          <w:trHeight w:val="969"/>
        </w:trPr>
        <w:tc>
          <w:tcPr>
            <w:tcW w:w="3175" w:type="dxa"/>
            <w:tcBorders>
              <w:top w:val="single" w:sz="4" w:space="0" w:color="000000"/>
              <w:bottom w:val="single" w:sz="4" w:space="0" w:color="000000"/>
              <w:right w:val="single" w:sz="4" w:space="0" w:color="000000"/>
            </w:tcBorders>
          </w:tcPr>
          <w:p w14:paraId="3B47F7C8" w14:textId="77777777" w:rsidR="00F6322D" w:rsidRDefault="00F6322D" w:rsidP="00A25D1A">
            <w:pPr>
              <w:pStyle w:val="TableParagraph"/>
              <w:spacing w:before="1"/>
              <w:jc w:val="center"/>
              <w:rPr>
                <w:b/>
                <w:sz w:val="29"/>
              </w:rPr>
            </w:pPr>
          </w:p>
          <w:p w14:paraId="52F9888D" w14:textId="77777777" w:rsidR="00F6322D" w:rsidRDefault="00F6322D" w:rsidP="00A25D1A">
            <w:pPr>
              <w:pStyle w:val="TableParagraph"/>
              <w:spacing w:before="1"/>
              <w:ind w:left="66"/>
              <w:jc w:val="center"/>
              <w:rPr>
                <w:b/>
                <w:sz w:val="20"/>
              </w:rPr>
            </w:pPr>
            <w:proofErr w:type="spellStart"/>
            <w:r>
              <w:rPr>
                <w:b/>
                <w:sz w:val="20"/>
              </w:rPr>
              <w:t>Resumo</w:t>
            </w:r>
            <w:proofErr w:type="spellEnd"/>
          </w:p>
        </w:tc>
        <w:tc>
          <w:tcPr>
            <w:tcW w:w="5236" w:type="dxa"/>
            <w:tcBorders>
              <w:top w:val="single" w:sz="4" w:space="0" w:color="000000"/>
              <w:left w:val="single" w:sz="4" w:space="0" w:color="000000"/>
              <w:bottom w:val="single" w:sz="4" w:space="0" w:color="000000"/>
            </w:tcBorders>
          </w:tcPr>
          <w:p w14:paraId="49F85B58" w14:textId="77777777" w:rsidR="00F6322D" w:rsidRPr="00860520" w:rsidRDefault="00F6322D" w:rsidP="00A25D1A">
            <w:pPr>
              <w:pStyle w:val="TableParagraph"/>
              <w:spacing w:before="9"/>
              <w:jc w:val="center"/>
              <w:rPr>
                <w:b/>
                <w:sz w:val="21"/>
                <w:lang w:val="pt-BR"/>
              </w:rPr>
            </w:pPr>
          </w:p>
          <w:p w14:paraId="57D51BCE" w14:textId="61CCC0B2" w:rsidR="00F6322D" w:rsidRPr="00860520" w:rsidRDefault="00F6322D" w:rsidP="00A25D1A">
            <w:pPr>
              <w:pStyle w:val="TableParagraph"/>
              <w:spacing w:before="1"/>
              <w:ind w:left="74" w:right="119"/>
              <w:jc w:val="center"/>
              <w:rPr>
                <w:sz w:val="20"/>
                <w:lang w:val="pt-BR"/>
              </w:rPr>
            </w:pPr>
            <w:r w:rsidRPr="00860520">
              <w:rPr>
                <w:sz w:val="20"/>
                <w:szCs w:val="20"/>
                <w:lang w:val="pt-BR"/>
              </w:rPr>
              <w:t xml:space="preserve">Descreve a ação de um usuário </w:t>
            </w:r>
            <w:r>
              <w:rPr>
                <w:sz w:val="20"/>
                <w:szCs w:val="20"/>
                <w:lang w:val="pt-BR"/>
              </w:rPr>
              <w:t xml:space="preserve">realizando uma avaliação sobre </w:t>
            </w:r>
            <w:r w:rsidR="00A9184E">
              <w:rPr>
                <w:sz w:val="20"/>
                <w:szCs w:val="20"/>
                <w:lang w:val="pt-BR"/>
              </w:rPr>
              <w:t>músicas</w:t>
            </w:r>
            <w:r>
              <w:rPr>
                <w:sz w:val="20"/>
                <w:szCs w:val="20"/>
                <w:lang w:val="pt-BR"/>
              </w:rPr>
              <w:t xml:space="preserve"> cadastradas no sistema</w:t>
            </w:r>
          </w:p>
        </w:tc>
      </w:tr>
      <w:tr w:rsidR="00F6322D" w14:paraId="04CA7F75" w14:textId="77777777" w:rsidTr="00A25D1A">
        <w:trPr>
          <w:trHeight w:val="405"/>
        </w:trPr>
        <w:tc>
          <w:tcPr>
            <w:tcW w:w="3175" w:type="dxa"/>
            <w:tcBorders>
              <w:top w:val="single" w:sz="4" w:space="0" w:color="000000"/>
              <w:bottom w:val="single" w:sz="4" w:space="0" w:color="000000"/>
              <w:right w:val="single" w:sz="4" w:space="0" w:color="000000"/>
            </w:tcBorders>
          </w:tcPr>
          <w:p w14:paraId="67E76607" w14:textId="77777777" w:rsidR="00F6322D" w:rsidRDefault="00F6322D" w:rsidP="00A25D1A">
            <w:pPr>
              <w:pStyle w:val="TableParagraph"/>
              <w:spacing w:before="54"/>
              <w:ind w:left="66"/>
              <w:jc w:val="center"/>
              <w:rPr>
                <w:b/>
                <w:sz w:val="20"/>
              </w:rPr>
            </w:pPr>
            <w:proofErr w:type="spellStart"/>
            <w:r>
              <w:rPr>
                <w:b/>
                <w:sz w:val="20"/>
              </w:rPr>
              <w:t>Pré-Condições</w:t>
            </w:r>
            <w:proofErr w:type="spellEnd"/>
          </w:p>
        </w:tc>
        <w:tc>
          <w:tcPr>
            <w:tcW w:w="5236" w:type="dxa"/>
            <w:tcBorders>
              <w:top w:val="single" w:sz="4" w:space="0" w:color="000000"/>
              <w:left w:val="single" w:sz="4" w:space="0" w:color="000000"/>
              <w:bottom w:val="single" w:sz="4" w:space="0" w:color="000000"/>
            </w:tcBorders>
          </w:tcPr>
          <w:p w14:paraId="3341F7C1" w14:textId="77777777" w:rsidR="00F6322D" w:rsidRPr="00860520" w:rsidRDefault="00F6322D" w:rsidP="00A25D1A">
            <w:pPr>
              <w:pStyle w:val="TableParagraph"/>
              <w:spacing w:before="57"/>
              <w:ind w:left="74"/>
              <w:jc w:val="center"/>
              <w:rPr>
                <w:sz w:val="20"/>
                <w:lang w:val="pt-BR"/>
              </w:rPr>
            </w:pPr>
            <w:r>
              <w:rPr>
                <w:sz w:val="20"/>
                <w:lang w:val="pt-BR"/>
              </w:rPr>
              <w:t>U</w:t>
            </w:r>
            <w:r w:rsidRPr="00860520">
              <w:rPr>
                <w:sz w:val="20"/>
                <w:lang w:val="pt-BR"/>
              </w:rPr>
              <w:t>suário deve possuir cadastro.</w:t>
            </w:r>
          </w:p>
        </w:tc>
      </w:tr>
      <w:tr w:rsidR="00F6322D" w14:paraId="1A061C50" w14:textId="77777777" w:rsidTr="00A25D1A">
        <w:trPr>
          <w:trHeight w:val="405"/>
        </w:trPr>
        <w:tc>
          <w:tcPr>
            <w:tcW w:w="3175" w:type="dxa"/>
            <w:tcBorders>
              <w:top w:val="single" w:sz="4" w:space="0" w:color="000000"/>
              <w:bottom w:val="single" w:sz="4" w:space="0" w:color="000000"/>
              <w:right w:val="single" w:sz="4" w:space="0" w:color="000000"/>
            </w:tcBorders>
          </w:tcPr>
          <w:p w14:paraId="678864E6" w14:textId="77777777" w:rsidR="00F6322D" w:rsidRDefault="00F6322D" w:rsidP="00A25D1A">
            <w:pPr>
              <w:pStyle w:val="TableParagraph"/>
              <w:spacing w:before="54"/>
              <w:ind w:left="66"/>
              <w:jc w:val="center"/>
              <w:rPr>
                <w:b/>
                <w:sz w:val="20"/>
              </w:rPr>
            </w:pPr>
            <w:proofErr w:type="spellStart"/>
            <w:r>
              <w:rPr>
                <w:b/>
                <w:sz w:val="20"/>
              </w:rPr>
              <w:t>Pós-Condições</w:t>
            </w:r>
            <w:proofErr w:type="spellEnd"/>
          </w:p>
        </w:tc>
        <w:tc>
          <w:tcPr>
            <w:tcW w:w="5236" w:type="dxa"/>
            <w:tcBorders>
              <w:top w:val="single" w:sz="4" w:space="0" w:color="000000"/>
              <w:left w:val="single" w:sz="4" w:space="0" w:color="000000"/>
              <w:bottom w:val="single" w:sz="4" w:space="0" w:color="000000"/>
            </w:tcBorders>
          </w:tcPr>
          <w:p w14:paraId="7693AAA3" w14:textId="77777777" w:rsidR="00F6322D" w:rsidRDefault="00F6322D" w:rsidP="00A25D1A">
            <w:pPr>
              <w:pStyle w:val="TableParagraph"/>
              <w:jc w:val="center"/>
              <w:rPr>
                <w:rFonts w:ascii="Times New Roman"/>
                <w:sz w:val="18"/>
              </w:rPr>
            </w:pPr>
          </w:p>
        </w:tc>
      </w:tr>
      <w:tr w:rsidR="00F6322D" w14:paraId="75634CC3" w14:textId="77777777" w:rsidTr="00A25D1A">
        <w:trPr>
          <w:trHeight w:val="405"/>
        </w:trPr>
        <w:tc>
          <w:tcPr>
            <w:tcW w:w="8411" w:type="dxa"/>
            <w:gridSpan w:val="2"/>
            <w:tcBorders>
              <w:top w:val="single" w:sz="4" w:space="0" w:color="000000"/>
              <w:bottom w:val="single" w:sz="4" w:space="0" w:color="000000"/>
            </w:tcBorders>
            <w:shd w:val="clear" w:color="auto" w:fill="D9D9D9"/>
          </w:tcPr>
          <w:p w14:paraId="7778EE85" w14:textId="77777777" w:rsidR="00F6322D" w:rsidRDefault="00F6322D" w:rsidP="00A25D1A">
            <w:pPr>
              <w:pStyle w:val="TableParagraph"/>
              <w:spacing w:before="54"/>
              <w:ind w:left="66"/>
              <w:rPr>
                <w:b/>
                <w:sz w:val="20"/>
              </w:rPr>
            </w:pPr>
            <w:proofErr w:type="spellStart"/>
            <w:r>
              <w:rPr>
                <w:b/>
                <w:sz w:val="20"/>
              </w:rPr>
              <w:t>Fluxo</w:t>
            </w:r>
            <w:proofErr w:type="spellEnd"/>
            <w:r>
              <w:rPr>
                <w:b/>
                <w:sz w:val="20"/>
              </w:rPr>
              <w:t xml:space="preserve"> Principal</w:t>
            </w:r>
          </w:p>
        </w:tc>
      </w:tr>
      <w:tr w:rsidR="00F6322D" w14:paraId="24557DA6" w14:textId="77777777" w:rsidTr="00A25D1A">
        <w:trPr>
          <w:trHeight w:val="402"/>
        </w:trPr>
        <w:tc>
          <w:tcPr>
            <w:tcW w:w="3175" w:type="dxa"/>
            <w:tcBorders>
              <w:top w:val="single" w:sz="4" w:space="0" w:color="000000"/>
              <w:bottom w:val="single" w:sz="4" w:space="0" w:color="000000"/>
              <w:right w:val="single" w:sz="4" w:space="0" w:color="000000"/>
            </w:tcBorders>
          </w:tcPr>
          <w:p w14:paraId="7D84DD22" w14:textId="77777777" w:rsidR="00F6322D" w:rsidRDefault="00F6322D" w:rsidP="00A25D1A">
            <w:pPr>
              <w:pStyle w:val="TableParagraph"/>
              <w:spacing w:before="54"/>
              <w:ind w:left="66"/>
              <w:jc w:val="center"/>
              <w:rPr>
                <w:b/>
                <w:sz w:val="20"/>
              </w:rPr>
            </w:pPr>
            <w:proofErr w:type="spellStart"/>
            <w:r>
              <w:rPr>
                <w:b/>
                <w:sz w:val="20"/>
              </w:rPr>
              <w:t>Ações</w:t>
            </w:r>
            <w:proofErr w:type="spellEnd"/>
            <w:r>
              <w:rPr>
                <w:b/>
                <w:sz w:val="20"/>
              </w:rPr>
              <w:t xml:space="preserve"> do </w:t>
            </w:r>
            <w:proofErr w:type="spellStart"/>
            <w:r>
              <w:rPr>
                <w:b/>
                <w:sz w:val="20"/>
              </w:rPr>
              <w:t>Ator</w:t>
            </w:r>
            <w:proofErr w:type="spellEnd"/>
          </w:p>
        </w:tc>
        <w:tc>
          <w:tcPr>
            <w:tcW w:w="5236" w:type="dxa"/>
            <w:tcBorders>
              <w:top w:val="single" w:sz="4" w:space="0" w:color="000000"/>
              <w:left w:val="single" w:sz="4" w:space="0" w:color="000000"/>
              <w:bottom w:val="single" w:sz="4" w:space="0" w:color="000000"/>
            </w:tcBorders>
          </w:tcPr>
          <w:p w14:paraId="6D244AC6" w14:textId="77777777" w:rsidR="00F6322D" w:rsidRDefault="00F6322D" w:rsidP="00A25D1A">
            <w:pPr>
              <w:pStyle w:val="TableParagraph"/>
              <w:spacing w:before="54"/>
              <w:ind w:left="74"/>
              <w:jc w:val="center"/>
              <w:rPr>
                <w:b/>
                <w:sz w:val="20"/>
              </w:rPr>
            </w:pPr>
            <w:proofErr w:type="spellStart"/>
            <w:r>
              <w:rPr>
                <w:b/>
                <w:sz w:val="20"/>
              </w:rPr>
              <w:t>Ações</w:t>
            </w:r>
            <w:proofErr w:type="spellEnd"/>
            <w:r>
              <w:rPr>
                <w:b/>
                <w:sz w:val="20"/>
              </w:rPr>
              <w:t xml:space="preserve"> do Sistema</w:t>
            </w:r>
          </w:p>
        </w:tc>
      </w:tr>
      <w:tr w:rsidR="00F6322D" w14:paraId="399B0FB2" w14:textId="77777777" w:rsidTr="00A25D1A">
        <w:trPr>
          <w:trHeight w:val="750"/>
        </w:trPr>
        <w:tc>
          <w:tcPr>
            <w:tcW w:w="3175" w:type="dxa"/>
            <w:tcBorders>
              <w:top w:val="single" w:sz="4" w:space="0" w:color="000000"/>
              <w:bottom w:val="single" w:sz="4" w:space="0" w:color="000000"/>
              <w:right w:val="single" w:sz="4" w:space="0" w:color="000000"/>
            </w:tcBorders>
          </w:tcPr>
          <w:p w14:paraId="7EC21C8C" w14:textId="77777777" w:rsidR="00F6322D" w:rsidRPr="00860520" w:rsidRDefault="00F6322D" w:rsidP="00A25D1A">
            <w:pPr>
              <w:pStyle w:val="TableParagraph"/>
              <w:spacing w:before="59"/>
              <w:ind w:left="66"/>
              <w:jc w:val="center"/>
              <w:rPr>
                <w:sz w:val="20"/>
                <w:lang w:val="pt-BR"/>
              </w:rPr>
            </w:pPr>
            <w:r w:rsidRPr="00860520">
              <w:rPr>
                <w:sz w:val="20"/>
                <w:lang w:val="pt-BR"/>
              </w:rPr>
              <w:t>1. Clica na opção "</w:t>
            </w:r>
            <w:r>
              <w:rPr>
                <w:sz w:val="20"/>
                <w:lang w:val="pt-BR"/>
              </w:rPr>
              <w:t>perfil de banda</w:t>
            </w:r>
            <w:r w:rsidRPr="00860520">
              <w:rPr>
                <w:sz w:val="20"/>
                <w:lang w:val="pt-BR"/>
              </w:rPr>
              <w:t>"</w:t>
            </w:r>
          </w:p>
        </w:tc>
        <w:tc>
          <w:tcPr>
            <w:tcW w:w="5236" w:type="dxa"/>
            <w:tcBorders>
              <w:top w:val="single" w:sz="4" w:space="0" w:color="000000"/>
              <w:left w:val="single" w:sz="4" w:space="0" w:color="000000"/>
              <w:bottom w:val="single" w:sz="4" w:space="0" w:color="000000"/>
            </w:tcBorders>
          </w:tcPr>
          <w:p w14:paraId="77CE1F7E" w14:textId="77777777" w:rsidR="00F6322D" w:rsidRPr="00860520" w:rsidRDefault="00F6322D" w:rsidP="00A25D1A">
            <w:pPr>
              <w:pStyle w:val="TableParagraph"/>
              <w:jc w:val="center"/>
              <w:rPr>
                <w:rFonts w:ascii="Times New Roman"/>
                <w:sz w:val="18"/>
                <w:lang w:val="pt-BR"/>
              </w:rPr>
            </w:pPr>
          </w:p>
        </w:tc>
      </w:tr>
      <w:tr w:rsidR="00F6322D" w14:paraId="22C3B4CA" w14:textId="77777777" w:rsidTr="00A25D1A">
        <w:trPr>
          <w:trHeight w:val="750"/>
        </w:trPr>
        <w:tc>
          <w:tcPr>
            <w:tcW w:w="3175" w:type="dxa"/>
            <w:tcBorders>
              <w:top w:val="single" w:sz="4" w:space="0" w:color="000000"/>
              <w:bottom w:val="single" w:sz="4" w:space="0" w:color="000000"/>
              <w:right w:val="single" w:sz="4" w:space="0" w:color="000000"/>
            </w:tcBorders>
          </w:tcPr>
          <w:p w14:paraId="0CB6014D" w14:textId="77777777" w:rsidR="00F6322D" w:rsidRPr="00860520" w:rsidRDefault="00F6322D" w:rsidP="00A25D1A">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3D5C8E16" w14:textId="6D41D718" w:rsidR="00F6322D" w:rsidRPr="008E456F" w:rsidRDefault="00F6322D" w:rsidP="00A25D1A">
            <w:pPr>
              <w:pStyle w:val="TableParagraph"/>
              <w:spacing w:before="57"/>
              <w:ind w:left="74"/>
              <w:jc w:val="center"/>
              <w:rPr>
                <w:sz w:val="20"/>
                <w:lang w:val="pt-BR"/>
              </w:rPr>
            </w:pPr>
            <w:r w:rsidRPr="00860520">
              <w:rPr>
                <w:sz w:val="20"/>
                <w:lang w:val="pt-BR"/>
              </w:rPr>
              <w:t xml:space="preserve">2. O sistema deverá </w:t>
            </w:r>
            <w:r w:rsidRPr="008E456F">
              <w:rPr>
                <w:sz w:val="20"/>
                <w:lang w:val="pt-BR"/>
              </w:rPr>
              <w:t xml:space="preserve">apresentar </w:t>
            </w:r>
            <w:r>
              <w:rPr>
                <w:sz w:val="20"/>
                <w:lang w:val="pt-BR"/>
              </w:rPr>
              <w:t xml:space="preserve">todas as </w:t>
            </w:r>
            <w:r w:rsidR="00A9184E">
              <w:rPr>
                <w:sz w:val="20"/>
                <w:lang w:val="pt-BR"/>
              </w:rPr>
              <w:t>músicas</w:t>
            </w:r>
            <w:r>
              <w:rPr>
                <w:sz w:val="20"/>
                <w:lang w:val="pt-BR"/>
              </w:rPr>
              <w:t xml:space="preserve"> cadastradas</w:t>
            </w:r>
          </w:p>
        </w:tc>
      </w:tr>
      <w:tr w:rsidR="00F6322D" w14:paraId="0547DBB4" w14:textId="77777777" w:rsidTr="00A25D1A">
        <w:trPr>
          <w:trHeight w:val="750"/>
        </w:trPr>
        <w:tc>
          <w:tcPr>
            <w:tcW w:w="3175" w:type="dxa"/>
            <w:tcBorders>
              <w:top w:val="single" w:sz="4" w:space="0" w:color="000000"/>
              <w:bottom w:val="single" w:sz="4" w:space="0" w:color="000000"/>
              <w:right w:val="single" w:sz="4" w:space="0" w:color="000000"/>
            </w:tcBorders>
          </w:tcPr>
          <w:p w14:paraId="48FB7835" w14:textId="3217CECC" w:rsidR="00F6322D" w:rsidRPr="00F6322D" w:rsidRDefault="00F6322D" w:rsidP="00A25D1A">
            <w:pPr>
              <w:pStyle w:val="TableParagraph"/>
              <w:jc w:val="center"/>
              <w:rPr>
                <w:sz w:val="20"/>
                <w:lang w:val="pt-BR"/>
              </w:rPr>
            </w:pPr>
            <w:r w:rsidRPr="00F6322D">
              <w:rPr>
                <w:sz w:val="20"/>
                <w:lang w:val="pt-BR"/>
              </w:rPr>
              <w:t xml:space="preserve">3. O </w:t>
            </w:r>
            <w:r w:rsidR="00A9184E" w:rsidRPr="00F6322D">
              <w:rPr>
                <w:sz w:val="20"/>
                <w:lang w:val="pt-BR"/>
              </w:rPr>
              <w:t>usuário</w:t>
            </w:r>
            <w:r w:rsidRPr="00F6322D">
              <w:rPr>
                <w:sz w:val="20"/>
                <w:lang w:val="pt-BR"/>
              </w:rPr>
              <w:t xml:space="preserve"> entra no p</w:t>
            </w:r>
            <w:r>
              <w:rPr>
                <w:sz w:val="20"/>
                <w:lang w:val="pt-BR"/>
              </w:rPr>
              <w:t>erfil e classifica a musica</w:t>
            </w:r>
          </w:p>
        </w:tc>
        <w:tc>
          <w:tcPr>
            <w:tcW w:w="5236" w:type="dxa"/>
            <w:tcBorders>
              <w:top w:val="single" w:sz="4" w:space="0" w:color="000000"/>
              <w:left w:val="single" w:sz="4" w:space="0" w:color="000000"/>
              <w:bottom w:val="single" w:sz="4" w:space="0" w:color="000000"/>
            </w:tcBorders>
          </w:tcPr>
          <w:p w14:paraId="723F6663" w14:textId="77777777" w:rsidR="00F6322D" w:rsidRPr="00F6322D" w:rsidRDefault="00F6322D" w:rsidP="00A25D1A">
            <w:pPr>
              <w:pStyle w:val="TableParagraph"/>
              <w:spacing w:before="57"/>
              <w:ind w:left="74"/>
              <w:jc w:val="center"/>
              <w:rPr>
                <w:sz w:val="20"/>
                <w:lang w:val="pt-BR"/>
              </w:rPr>
            </w:pPr>
          </w:p>
        </w:tc>
      </w:tr>
      <w:tr w:rsidR="00F6322D" w14:paraId="1624B550" w14:textId="77777777" w:rsidTr="00A25D1A">
        <w:trPr>
          <w:trHeight w:val="750"/>
        </w:trPr>
        <w:tc>
          <w:tcPr>
            <w:tcW w:w="3175" w:type="dxa"/>
            <w:tcBorders>
              <w:top w:val="single" w:sz="4" w:space="0" w:color="000000"/>
              <w:bottom w:val="single" w:sz="4" w:space="0" w:color="000000"/>
              <w:right w:val="single" w:sz="4" w:space="0" w:color="000000"/>
            </w:tcBorders>
          </w:tcPr>
          <w:p w14:paraId="30C4460F" w14:textId="77777777" w:rsidR="00F6322D" w:rsidRPr="00F6322D" w:rsidRDefault="00F6322D" w:rsidP="00A25D1A">
            <w:pPr>
              <w:pStyle w:val="TableParagraph"/>
              <w:jc w:val="center"/>
              <w:rPr>
                <w:sz w:val="20"/>
                <w:lang w:val="pt-BR"/>
              </w:rPr>
            </w:pPr>
          </w:p>
        </w:tc>
        <w:tc>
          <w:tcPr>
            <w:tcW w:w="5236" w:type="dxa"/>
            <w:tcBorders>
              <w:top w:val="single" w:sz="4" w:space="0" w:color="000000"/>
              <w:left w:val="single" w:sz="4" w:space="0" w:color="000000"/>
              <w:bottom w:val="single" w:sz="4" w:space="0" w:color="000000"/>
            </w:tcBorders>
          </w:tcPr>
          <w:p w14:paraId="74C073BB" w14:textId="77777777" w:rsidR="00F6322D" w:rsidRPr="00F6322D" w:rsidRDefault="00F6322D" w:rsidP="00A25D1A">
            <w:pPr>
              <w:pStyle w:val="TableParagraph"/>
              <w:spacing w:before="57"/>
              <w:ind w:left="74"/>
              <w:jc w:val="center"/>
              <w:rPr>
                <w:sz w:val="20"/>
                <w:lang w:val="pt-BR"/>
              </w:rPr>
            </w:pPr>
            <w:r w:rsidRPr="00F6322D">
              <w:rPr>
                <w:sz w:val="20"/>
                <w:lang w:val="pt-BR"/>
              </w:rPr>
              <w:t>4. O Sistema deve salvar a</w:t>
            </w:r>
            <w:r>
              <w:rPr>
                <w:sz w:val="20"/>
                <w:lang w:val="pt-BR"/>
              </w:rPr>
              <w:t xml:space="preserve"> avalição</w:t>
            </w:r>
          </w:p>
        </w:tc>
      </w:tr>
      <w:tr w:rsidR="00F6322D" w14:paraId="127C5EB3" w14:textId="77777777" w:rsidTr="00A25D1A">
        <w:trPr>
          <w:trHeight w:val="345"/>
        </w:trPr>
        <w:tc>
          <w:tcPr>
            <w:tcW w:w="3175" w:type="dxa"/>
            <w:tcBorders>
              <w:top w:val="single" w:sz="4" w:space="0" w:color="000000"/>
              <w:bottom w:val="single" w:sz="4" w:space="0" w:color="000000"/>
              <w:right w:val="single" w:sz="4" w:space="0" w:color="000000"/>
            </w:tcBorders>
            <w:shd w:val="clear" w:color="auto" w:fill="D9D9D9"/>
          </w:tcPr>
          <w:p w14:paraId="194C7297" w14:textId="77777777" w:rsidR="00F6322D" w:rsidRDefault="00F6322D" w:rsidP="00A25D1A">
            <w:pPr>
              <w:pStyle w:val="TableParagraph"/>
              <w:spacing w:line="225" w:lineRule="exact"/>
              <w:ind w:left="66"/>
              <w:jc w:val="center"/>
              <w:rPr>
                <w:b/>
                <w:sz w:val="20"/>
              </w:rPr>
            </w:pPr>
            <w:proofErr w:type="spellStart"/>
            <w:r>
              <w:rPr>
                <w:b/>
                <w:sz w:val="20"/>
              </w:rPr>
              <w:t>Restrições</w:t>
            </w:r>
            <w:proofErr w:type="spellEnd"/>
            <w:r>
              <w:rPr>
                <w:b/>
                <w:sz w:val="20"/>
              </w:rPr>
              <w:t>/</w:t>
            </w:r>
            <w:proofErr w:type="spellStart"/>
            <w:r>
              <w:rPr>
                <w:b/>
                <w:sz w:val="20"/>
              </w:rPr>
              <w:t>Validações</w:t>
            </w:r>
            <w:proofErr w:type="spellEnd"/>
          </w:p>
        </w:tc>
        <w:tc>
          <w:tcPr>
            <w:tcW w:w="5236" w:type="dxa"/>
            <w:tcBorders>
              <w:top w:val="single" w:sz="4" w:space="0" w:color="000000"/>
              <w:left w:val="single" w:sz="4" w:space="0" w:color="000000"/>
              <w:bottom w:val="single" w:sz="4" w:space="0" w:color="000000"/>
            </w:tcBorders>
          </w:tcPr>
          <w:p w14:paraId="24D4CAFF" w14:textId="77777777" w:rsidR="00F6322D" w:rsidRDefault="00F6322D" w:rsidP="00A25D1A">
            <w:pPr>
              <w:pStyle w:val="TableParagraph"/>
              <w:jc w:val="center"/>
              <w:rPr>
                <w:rFonts w:ascii="Times New Roman"/>
                <w:sz w:val="18"/>
              </w:rPr>
            </w:pPr>
          </w:p>
        </w:tc>
      </w:tr>
    </w:tbl>
    <w:p w14:paraId="42E3CE7C" w14:textId="596A6E05" w:rsidR="00F6322D" w:rsidRDefault="00F6322D" w:rsidP="00F6322D">
      <w:pPr>
        <w:spacing w:before="57"/>
        <w:ind w:left="1495" w:right="628"/>
        <w:rPr>
          <w:sz w:val="20"/>
        </w:rPr>
      </w:pPr>
      <w:r>
        <w:rPr>
          <w:sz w:val="20"/>
        </w:rPr>
        <w:t xml:space="preserve">                                             Fonte: Autor.</w:t>
      </w:r>
    </w:p>
    <w:p w14:paraId="1A110AA1" w14:textId="120DBF15" w:rsidR="006B5E1B" w:rsidRDefault="006B5E1B" w:rsidP="006B5E1B">
      <w:pPr>
        <w:spacing w:before="57"/>
        <w:ind w:left="1495" w:right="628"/>
        <w:rPr>
          <w:sz w:val="20"/>
        </w:rPr>
      </w:pPr>
    </w:p>
    <w:p w14:paraId="2154A143" w14:textId="3E9F0484" w:rsidR="00F6322D" w:rsidRDefault="00F6322D" w:rsidP="00F6322D">
      <w:pPr>
        <w:spacing w:before="93" w:after="6"/>
        <w:ind w:left="1495" w:right="624"/>
        <w:rPr>
          <w:b/>
          <w:sz w:val="20"/>
        </w:rPr>
      </w:pPr>
      <w:r>
        <w:rPr>
          <w:b/>
          <w:sz w:val="20"/>
        </w:rPr>
        <w:t>Tabela 7 - Documentação do Caso de uso Criar evento.</w:t>
      </w:r>
    </w:p>
    <w:tbl>
      <w:tblPr>
        <w:tblStyle w:val="TableNormal"/>
        <w:tblW w:w="8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5"/>
        <w:gridCol w:w="5236"/>
      </w:tblGrid>
      <w:tr w:rsidR="00F6322D" w14:paraId="7FE1E17F" w14:textId="77777777" w:rsidTr="00A25D1A">
        <w:trPr>
          <w:trHeight w:val="404"/>
        </w:trPr>
        <w:tc>
          <w:tcPr>
            <w:tcW w:w="3175" w:type="dxa"/>
            <w:tcBorders>
              <w:right w:val="single" w:sz="4" w:space="0" w:color="000000"/>
            </w:tcBorders>
            <w:shd w:val="clear" w:color="auto" w:fill="D9D9D9"/>
          </w:tcPr>
          <w:p w14:paraId="46BB5112" w14:textId="77777777" w:rsidR="00F6322D" w:rsidRPr="00860520" w:rsidRDefault="00F6322D" w:rsidP="00A25D1A">
            <w:pPr>
              <w:pStyle w:val="TableParagraph"/>
              <w:spacing w:before="54"/>
              <w:ind w:left="609"/>
              <w:jc w:val="center"/>
              <w:rPr>
                <w:b/>
                <w:sz w:val="20"/>
                <w:lang w:val="pt-BR"/>
              </w:rPr>
            </w:pPr>
            <w:r w:rsidRPr="00860520">
              <w:rPr>
                <w:b/>
                <w:sz w:val="20"/>
                <w:lang w:val="pt-BR"/>
              </w:rPr>
              <w:t>Nome do Caso de Uso</w:t>
            </w:r>
          </w:p>
        </w:tc>
        <w:tc>
          <w:tcPr>
            <w:tcW w:w="5236" w:type="dxa"/>
            <w:tcBorders>
              <w:left w:val="single" w:sz="4" w:space="0" w:color="000000"/>
            </w:tcBorders>
            <w:shd w:val="clear" w:color="auto" w:fill="D9D9D9"/>
          </w:tcPr>
          <w:p w14:paraId="1B21EF31" w14:textId="757D054E" w:rsidR="00F6322D" w:rsidRDefault="00F6322D" w:rsidP="00A25D1A">
            <w:pPr>
              <w:pStyle w:val="TableParagraph"/>
              <w:spacing w:before="54"/>
              <w:ind w:left="1720" w:right="1700"/>
              <w:jc w:val="center"/>
              <w:rPr>
                <w:b/>
                <w:sz w:val="20"/>
              </w:rPr>
            </w:pPr>
            <w:proofErr w:type="spellStart"/>
            <w:r>
              <w:rPr>
                <w:b/>
                <w:sz w:val="20"/>
              </w:rPr>
              <w:t>Criar</w:t>
            </w:r>
            <w:proofErr w:type="spellEnd"/>
            <w:r>
              <w:rPr>
                <w:b/>
                <w:sz w:val="20"/>
              </w:rPr>
              <w:t xml:space="preserve"> </w:t>
            </w:r>
            <w:proofErr w:type="spellStart"/>
            <w:r>
              <w:rPr>
                <w:b/>
                <w:sz w:val="20"/>
              </w:rPr>
              <w:t>evento</w:t>
            </w:r>
            <w:proofErr w:type="spellEnd"/>
          </w:p>
        </w:tc>
      </w:tr>
      <w:tr w:rsidR="00F6322D" w14:paraId="61976393" w14:textId="77777777" w:rsidTr="00A25D1A">
        <w:trPr>
          <w:trHeight w:val="405"/>
        </w:trPr>
        <w:tc>
          <w:tcPr>
            <w:tcW w:w="3175" w:type="dxa"/>
            <w:tcBorders>
              <w:bottom w:val="single" w:sz="4" w:space="0" w:color="000000"/>
              <w:right w:val="single" w:sz="4" w:space="0" w:color="000000"/>
            </w:tcBorders>
          </w:tcPr>
          <w:p w14:paraId="1794B5E8" w14:textId="77777777" w:rsidR="00F6322D" w:rsidRDefault="00F6322D" w:rsidP="00A25D1A">
            <w:pPr>
              <w:pStyle w:val="TableParagraph"/>
              <w:spacing w:before="54"/>
              <w:ind w:left="66"/>
              <w:jc w:val="center"/>
              <w:rPr>
                <w:b/>
                <w:sz w:val="20"/>
              </w:rPr>
            </w:pPr>
            <w:r>
              <w:rPr>
                <w:b/>
                <w:sz w:val="20"/>
              </w:rPr>
              <w:t xml:space="preserve">Caso de </w:t>
            </w:r>
            <w:proofErr w:type="spellStart"/>
            <w:r>
              <w:rPr>
                <w:b/>
                <w:sz w:val="20"/>
              </w:rPr>
              <w:t>Uso</w:t>
            </w:r>
            <w:proofErr w:type="spellEnd"/>
            <w:r>
              <w:rPr>
                <w:b/>
                <w:sz w:val="20"/>
              </w:rPr>
              <w:t xml:space="preserve"> </w:t>
            </w:r>
            <w:proofErr w:type="spellStart"/>
            <w:r>
              <w:rPr>
                <w:b/>
                <w:sz w:val="20"/>
              </w:rPr>
              <w:t>Geral</w:t>
            </w:r>
            <w:proofErr w:type="spellEnd"/>
          </w:p>
        </w:tc>
        <w:tc>
          <w:tcPr>
            <w:tcW w:w="5236" w:type="dxa"/>
            <w:tcBorders>
              <w:left w:val="single" w:sz="4" w:space="0" w:color="000000"/>
              <w:bottom w:val="single" w:sz="4" w:space="0" w:color="000000"/>
            </w:tcBorders>
          </w:tcPr>
          <w:p w14:paraId="3F1346FE" w14:textId="77777777" w:rsidR="00F6322D" w:rsidRDefault="00F6322D" w:rsidP="00A25D1A">
            <w:pPr>
              <w:pStyle w:val="TableParagraph"/>
              <w:jc w:val="center"/>
              <w:rPr>
                <w:rFonts w:ascii="Times New Roman"/>
                <w:sz w:val="18"/>
              </w:rPr>
            </w:pPr>
          </w:p>
        </w:tc>
      </w:tr>
      <w:tr w:rsidR="00F6322D" w14:paraId="6F7B8B30" w14:textId="77777777" w:rsidTr="00A25D1A">
        <w:trPr>
          <w:trHeight w:val="405"/>
        </w:trPr>
        <w:tc>
          <w:tcPr>
            <w:tcW w:w="3175" w:type="dxa"/>
            <w:tcBorders>
              <w:top w:val="single" w:sz="4" w:space="0" w:color="000000"/>
              <w:bottom w:val="single" w:sz="4" w:space="0" w:color="000000"/>
              <w:right w:val="single" w:sz="4" w:space="0" w:color="000000"/>
            </w:tcBorders>
          </w:tcPr>
          <w:p w14:paraId="07D3EE6D" w14:textId="77777777" w:rsidR="00F6322D" w:rsidRDefault="00F6322D" w:rsidP="00A25D1A">
            <w:pPr>
              <w:pStyle w:val="TableParagraph"/>
              <w:spacing w:before="54"/>
              <w:ind w:left="66"/>
              <w:jc w:val="center"/>
              <w:rPr>
                <w:b/>
                <w:sz w:val="20"/>
              </w:rPr>
            </w:pPr>
            <w:proofErr w:type="spellStart"/>
            <w:r>
              <w:rPr>
                <w:b/>
                <w:sz w:val="20"/>
              </w:rPr>
              <w:t>Ator</w:t>
            </w:r>
            <w:proofErr w:type="spellEnd"/>
            <w:r>
              <w:rPr>
                <w:b/>
                <w:sz w:val="20"/>
              </w:rPr>
              <w:t xml:space="preserve"> Principal</w:t>
            </w:r>
          </w:p>
        </w:tc>
        <w:tc>
          <w:tcPr>
            <w:tcW w:w="5236" w:type="dxa"/>
            <w:tcBorders>
              <w:top w:val="single" w:sz="4" w:space="0" w:color="000000"/>
              <w:left w:val="single" w:sz="4" w:space="0" w:color="000000"/>
              <w:bottom w:val="single" w:sz="4" w:space="0" w:color="000000"/>
            </w:tcBorders>
          </w:tcPr>
          <w:p w14:paraId="686E6DEA" w14:textId="42D26FCA" w:rsidR="00F6322D" w:rsidRPr="008E456F" w:rsidRDefault="00F6322D" w:rsidP="00A25D1A">
            <w:pPr>
              <w:pStyle w:val="TableParagraph"/>
              <w:spacing w:before="57"/>
              <w:ind w:left="74"/>
              <w:jc w:val="center"/>
              <w:rPr>
                <w:sz w:val="20"/>
                <w:lang w:val="pt-BR"/>
              </w:rPr>
            </w:pPr>
            <w:r w:rsidRPr="008E456F">
              <w:rPr>
                <w:sz w:val="20"/>
                <w:lang w:val="pt-BR"/>
              </w:rPr>
              <w:t xml:space="preserve">Usuário </w:t>
            </w:r>
            <w:proofErr w:type="spellStart"/>
            <w:r w:rsidRPr="008E456F">
              <w:rPr>
                <w:sz w:val="20"/>
                <w:lang w:val="pt-BR"/>
              </w:rPr>
              <w:t>logado</w:t>
            </w:r>
            <w:proofErr w:type="spellEnd"/>
            <w:r w:rsidRPr="008E456F">
              <w:rPr>
                <w:sz w:val="20"/>
                <w:lang w:val="pt-BR"/>
              </w:rPr>
              <w:t xml:space="preserve"> como </w:t>
            </w:r>
            <w:r>
              <w:rPr>
                <w:sz w:val="20"/>
                <w:lang w:val="pt-BR"/>
              </w:rPr>
              <w:t>promotor de eventos</w:t>
            </w:r>
          </w:p>
        </w:tc>
      </w:tr>
      <w:tr w:rsidR="00F6322D" w14:paraId="1DAA0AC9" w14:textId="77777777" w:rsidTr="00A25D1A">
        <w:trPr>
          <w:trHeight w:val="405"/>
        </w:trPr>
        <w:tc>
          <w:tcPr>
            <w:tcW w:w="3175" w:type="dxa"/>
            <w:tcBorders>
              <w:top w:val="single" w:sz="4" w:space="0" w:color="000000"/>
              <w:bottom w:val="single" w:sz="4" w:space="0" w:color="000000"/>
              <w:right w:val="single" w:sz="4" w:space="0" w:color="000000"/>
            </w:tcBorders>
          </w:tcPr>
          <w:p w14:paraId="7197A0D4" w14:textId="77777777" w:rsidR="00F6322D" w:rsidRDefault="00F6322D" w:rsidP="00A25D1A">
            <w:pPr>
              <w:pStyle w:val="TableParagraph"/>
              <w:spacing w:before="54"/>
              <w:ind w:left="66"/>
              <w:jc w:val="center"/>
              <w:rPr>
                <w:b/>
                <w:sz w:val="20"/>
              </w:rPr>
            </w:pPr>
            <w:proofErr w:type="spellStart"/>
            <w:r>
              <w:rPr>
                <w:b/>
                <w:sz w:val="20"/>
              </w:rPr>
              <w:t>Atores</w:t>
            </w:r>
            <w:proofErr w:type="spellEnd"/>
            <w:r>
              <w:rPr>
                <w:b/>
                <w:sz w:val="20"/>
              </w:rPr>
              <w:t xml:space="preserve"> </w:t>
            </w:r>
            <w:proofErr w:type="spellStart"/>
            <w:r>
              <w:rPr>
                <w:b/>
                <w:sz w:val="20"/>
              </w:rPr>
              <w:t>Secundários</w:t>
            </w:r>
            <w:proofErr w:type="spellEnd"/>
          </w:p>
        </w:tc>
        <w:tc>
          <w:tcPr>
            <w:tcW w:w="5236" w:type="dxa"/>
            <w:tcBorders>
              <w:top w:val="single" w:sz="4" w:space="0" w:color="000000"/>
              <w:left w:val="single" w:sz="4" w:space="0" w:color="000000"/>
              <w:bottom w:val="single" w:sz="4" w:space="0" w:color="000000"/>
            </w:tcBorders>
          </w:tcPr>
          <w:p w14:paraId="6101D089" w14:textId="77777777" w:rsidR="00F6322D" w:rsidRDefault="00F6322D" w:rsidP="00A25D1A">
            <w:pPr>
              <w:pStyle w:val="TableParagraph"/>
              <w:jc w:val="center"/>
              <w:rPr>
                <w:rFonts w:ascii="Times New Roman"/>
                <w:sz w:val="18"/>
              </w:rPr>
            </w:pPr>
          </w:p>
        </w:tc>
      </w:tr>
      <w:tr w:rsidR="00F6322D" w14:paraId="7B5F0310" w14:textId="77777777" w:rsidTr="00A25D1A">
        <w:trPr>
          <w:trHeight w:val="969"/>
        </w:trPr>
        <w:tc>
          <w:tcPr>
            <w:tcW w:w="3175" w:type="dxa"/>
            <w:tcBorders>
              <w:top w:val="single" w:sz="4" w:space="0" w:color="000000"/>
              <w:bottom w:val="single" w:sz="4" w:space="0" w:color="000000"/>
              <w:right w:val="single" w:sz="4" w:space="0" w:color="000000"/>
            </w:tcBorders>
          </w:tcPr>
          <w:p w14:paraId="1F6C93E4" w14:textId="77777777" w:rsidR="00F6322D" w:rsidRDefault="00F6322D" w:rsidP="00A25D1A">
            <w:pPr>
              <w:pStyle w:val="TableParagraph"/>
              <w:spacing w:before="1"/>
              <w:jc w:val="center"/>
              <w:rPr>
                <w:b/>
                <w:sz w:val="29"/>
              </w:rPr>
            </w:pPr>
          </w:p>
          <w:p w14:paraId="237267A0" w14:textId="77777777" w:rsidR="00F6322D" w:rsidRDefault="00F6322D" w:rsidP="00A25D1A">
            <w:pPr>
              <w:pStyle w:val="TableParagraph"/>
              <w:spacing w:before="1"/>
              <w:ind w:left="66"/>
              <w:jc w:val="center"/>
              <w:rPr>
                <w:b/>
                <w:sz w:val="20"/>
              </w:rPr>
            </w:pPr>
            <w:proofErr w:type="spellStart"/>
            <w:r>
              <w:rPr>
                <w:b/>
                <w:sz w:val="20"/>
              </w:rPr>
              <w:t>Resumo</w:t>
            </w:r>
            <w:proofErr w:type="spellEnd"/>
          </w:p>
        </w:tc>
        <w:tc>
          <w:tcPr>
            <w:tcW w:w="5236" w:type="dxa"/>
            <w:tcBorders>
              <w:top w:val="single" w:sz="4" w:space="0" w:color="000000"/>
              <w:left w:val="single" w:sz="4" w:space="0" w:color="000000"/>
              <w:bottom w:val="single" w:sz="4" w:space="0" w:color="000000"/>
            </w:tcBorders>
          </w:tcPr>
          <w:p w14:paraId="76FE17C6" w14:textId="77777777" w:rsidR="00F6322D" w:rsidRPr="00860520" w:rsidRDefault="00F6322D" w:rsidP="00A25D1A">
            <w:pPr>
              <w:pStyle w:val="TableParagraph"/>
              <w:spacing w:before="9"/>
              <w:jc w:val="center"/>
              <w:rPr>
                <w:b/>
                <w:sz w:val="21"/>
                <w:lang w:val="pt-BR"/>
              </w:rPr>
            </w:pPr>
          </w:p>
          <w:p w14:paraId="0CE2FF0B" w14:textId="6A2AE8BC" w:rsidR="00F6322D" w:rsidRPr="00860520" w:rsidRDefault="00F6322D" w:rsidP="00A25D1A">
            <w:pPr>
              <w:pStyle w:val="TableParagraph"/>
              <w:spacing w:before="1"/>
              <w:ind w:left="74" w:right="119"/>
              <w:jc w:val="center"/>
              <w:rPr>
                <w:sz w:val="20"/>
                <w:lang w:val="pt-BR"/>
              </w:rPr>
            </w:pPr>
            <w:r w:rsidRPr="00860520">
              <w:rPr>
                <w:sz w:val="20"/>
                <w:szCs w:val="20"/>
                <w:lang w:val="pt-BR"/>
              </w:rPr>
              <w:t xml:space="preserve">Descreve a ação de um usuário </w:t>
            </w:r>
            <w:r>
              <w:rPr>
                <w:sz w:val="20"/>
                <w:szCs w:val="20"/>
                <w:lang w:val="pt-BR"/>
              </w:rPr>
              <w:t>criando um evento</w:t>
            </w:r>
          </w:p>
        </w:tc>
      </w:tr>
      <w:tr w:rsidR="00F6322D" w14:paraId="5A43038C" w14:textId="77777777" w:rsidTr="00A25D1A">
        <w:trPr>
          <w:trHeight w:val="405"/>
        </w:trPr>
        <w:tc>
          <w:tcPr>
            <w:tcW w:w="3175" w:type="dxa"/>
            <w:tcBorders>
              <w:top w:val="single" w:sz="4" w:space="0" w:color="000000"/>
              <w:bottom w:val="single" w:sz="4" w:space="0" w:color="000000"/>
              <w:right w:val="single" w:sz="4" w:space="0" w:color="000000"/>
            </w:tcBorders>
          </w:tcPr>
          <w:p w14:paraId="07057441" w14:textId="77777777" w:rsidR="00F6322D" w:rsidRDefault="00F6322D" w:rsidP="00A25D1A">
            <w:pPr>
              <w:pStyle w:val="TableParagraph"/>
              <w:spacing w:before="54"/>
              <w:ind w:left="66"/>
              <w:jc w:val="center"/>
              <w:rPr>
                <w:b/>
                <w:sz w:val="20"/>
              </w:rPr>
            </w:pPr>
            <w:proofErr w:type="spellStart"/>
            <w:r>
              <w:rPr>
                <w:b/>
                <w:sz w:val="20"/>
              </w:rPr>
              <w:t>Pré-Condições</w:t>
            </w:r>
            <w:proofErr w:type="spellEnd"/>
          </w:p>
        </w:tc>
        <w:tc>
          <w:tcPr>
            <w:tcW w:w="5236" w:type="dxa"/>
            <w:tcBorders>
              <w:top w:val="single" w:sz="4" w:space="0" w:color="000000"/>
              <w:left w:val="single" w:sz="4" w:space="0" w:color="000000"/>
              <w:bottom w:val="single" w:sz="4" w:space="0" w:color="000000"/>
            </w:tcBorders>
          </w:tcPr>
          <w:p w14:paraId="77498367" w14:textId="77777777" w:rsidR="00F6322D" w:rsidRPr="00860520" w:rsidRDefault="00F6322D" w:rsidP="00A25D1A">
            <w:pPr>
              <w:pStyle w:val="TableParagraph"/>
              <w:spacing w:before="57"/>
              <w:ind w:left="74"/>
              <w:jc w:val="center"/>
              <w:rPr>
                <w:sz w:val="20"/>
                <w:lang w:val="pt-BR"/>
              </w:rPr>
            </w:pPr>
            <w:r>
              <w:rPr>
                <w:sz w:val="20"/>
                <w:lang w:val="pt-BR"/>
              </w:rPr>
              <w:t>U</w:t>
            </w:r>
            <w:r w:rsidRPr="00860520">
              <w:rPr>
                <w:sz w:val="20"/>
                <w:lang w:val="pt-BR"/>
              </w:rPr>
              <w:t>suário deve possuir cadastro.</w:t>
            </w:r>
          </w:p>
        </w:tc>
      </w:tr>
      <w:tr w:rsidR="00F6322D" w14:paraId="3509902D" w14:textId="77777777" w:rsidTr="00A25D1A">
        <w:trPr>
          <w:trHeight w:val="405"/>
        </w:trPr>
        <w:tc>
          <w:tcPr>
            <w:tcW w:w="3175" w:type="dxa"/>
            <w:tcBorders>
              <w:top w:val="single" w:sz="4" w:space="0" w:color="000000"/>
              <w:bottom w:val="single" w:sz="4" w:space="0" w:color="000000"/>
              <w:right w:val="single" w:sz="4" w:space="0" w:color="000000"/>
            </w:tcBorders>
          </w:tcPr>
          <w:p w14:paraId="57EBF8E2" w14:textId="77777777" w:rsidR="00F6322D" w:rsidRDefault="00F6322D" w:rsidP="00A25D1A">
            <w:pPr>
              <w:pStyle w:val="TableParagraph"/>
              <w:spacing w:before="54"/>
              <w:ind w:left="66"/>
              <w:jc w:val="center"/>
              <w:rPr>
                <w:b/>
                <w:sz w:val="20"/>
              </w:rPr>
            </w:pPr>
            <w:proofErr w:type="spellStart"/>
            <w:r>
              <w:rPr>
                <w:b/>
                <w:sz w:val="20"/>
              </w:rPr>
              <w:t>Pós-Condições</w:t>
            </w:r>
            <w:proofErr w:type="spellEnd"/>
          </w:p>
        </w:tc>
        <w:tc>
          <w:tcPr>
            <w:tcW w:w="5236" w:type="dxa"/>
            <w:tcBorders>
              <w:top w:val="single" w:sz="4" w:space="0" w:color="000000"/>
              <w:left w:val="single" w:sz="4" w:space="0" w:color="000000"/>
              <w:bottom w:val="single" w:sz="4" w:space="0" w:color="000000"/>
            </w:tcBorders>
          </w:tcPr>
          <w:p w14:paraId="12B7ECF1" w14:textId="77777777" w:rsidR="00F6322D" w:rsidRDefault="00F6322D" w:rsidP="00A25D1A">
            <w:pPr>
              <w:pStyle w:val="TableParagraph"/>
              <w:jc w:val="center"/>
              <w:rPr>
                <w:rFonts w:ascii="Times New Roman"/>
                <w:sz w:val="18"/>
              </w:rPr>
            </w:pPr>
          </w:p>
        </w:tc>
      </w:tr>
      <w:tr w:rsidR="00F6322D" w14:paraId="7A38D1C6" w14:textId="77777777" w:rsidTr="00A25D1A">
        <w:trPr>
          <w:trHeight w:val="405"/>
        </w:trPr>
        <w:tc>
          <w:tcPr>
            <w:tcW w:w="8411" w:type="dxa"/>
            <w:gridSpan w:val="2"/>
            <w:tcBorders>
              <w:top w:val="single" w:sz="4" w:space="0" w:color="000000"/>
              <w:bottom w:val="single" w:sz="4" w:space="0" w:color="000000"/>
            </w:tcBorders>
            <w:shd w:val="clear" w:color="auto" w:fill="D9D9D9"/>
          </w:tcPr>
          <w:p w14:paraId="4AECD1C8" w14:textId="77777777" w:rsidR="00F6322D" w:rsidRDefault="00F6322D" w:rsidP="00A25D1A">
            <w:pPr>
              <w:pStyle w:val="TableParagraph"/>
              <w:spacing w:before="54"/>
              <w:ind w:left="66"/>
              <w:rPr>
                <w:b/>
                <w:sz w:val="20"/>
              </w:rPr>
            </w:pPr>
            <w:proofErr w:type="spellStart"/>
            <w:r>
              <w:rPr>
                <w:b/>
                <w:sz w:val="20"/>
              </w:rPr>
              <w:lastRenderedPageBreak/>
              <w:t>Fluxo</w:t>
            </w:r>
            <w:proofErr w:type="spellEnd"/>
            <w:r>
              <w:rPr>
                <w:b/>
                <w:sz w:val="20"/>
              </w:rPr>
              <w:t xml:space="preserve"> Principal</w:t>
            </w:r>
          </w:p>
        </w:tc>
      </w:tr>
      <w:tr w:rsidR="00F6322D" w14:paraId="7D53625E" w14:textId="77777777" w:rsidTr="00A25D1A">
        <w:trPr>
          <w:trHeight w:val="402"/>
        </w:trPr>
        <w:tc>
          <w:tcPr>
            <w:tcW w:w="3175" w:type="dxa"/>
            <w:tcBorders>
              <w:top w:val="single" w:sz="4" w:space="0" w:color="000000"/>
              <w:bottom w:val="single" w:sz="4" w:space="0" w:color="000000"/>
              <w:right w:val="single" w:sz="4" w:space="0" w:color="000000"/>
            </w:tcBorders>
          </w:tcPr>
          <w:p w14:paraId="70D49D40" w14:textId="77777777" w:rsidR="00F6322D" w:rsidRDefault="00F6322D" w:rsidP="00A25D1A">
            <w:pPr>
              <w:pStyle w:val="TableParagraph"/>
              <w:spacing w:before="54"/>
              <w:ind w:left="66"/>
              <w:jc w:val="center"/>
              <w:rPr>
                <w:b/>
                <w:sz w:val="20"/>
              </w:rPr>
            </w:pPr>
            <w:proofErr w:type="spellStart"/>
            <w:r>
              <w:rPr>
                <w:b/>
                <w:sz w:val="20"/>
              </w:rPr>
              <w:t>Ações</w:t>
            </w:r>
            <w:proofErr w:type="spellEnd"/>
            <w:r>
              <w:rPr>
                <w:b/>
                <w:sz w:val="20"/>
              </w:rPr>
              <w:t xml:space="preserve"> do </w:t>
            </w:r>
            <w:proofErr w:type="spellStart"/>
            <w:r>
              <w:rPr>
                <w:b/>
                <w:sz w:val="20"/>
              </w:rPr>
              <w:t>Ator</w:t>
            </w:r>
            <w:proofErr w:type="spellEnd"/>
          </w:p>
        </w:tc>
        <w:tc>
          <w:tcPr>
            <w:tcW w:w="5236" w:type="dxa"/>
            <w:tcBorders>
              <w:top w:val="single" w:sz="4" w:space="0" w:color="000000"/>
              <w:left w:val="single" w:sz="4" w:space="0" w:color="000000"/>
              <w:bottom w:val="single" w:sz="4" w:space="0" w:color="000000"/>
            </w:tcBorders>
          </w:tcPr>
          <w:p w14:paraId="27A19810" w14:textId="77777777" w:rsidR="00F6322D" w:rsidRDefault="00F6322D" w:rsidP="00A25D1A">
            <w:pPr>
              <w:pStyle w:val="TableParagraph"/>
              <w:spacing w:before="54"/>
              <w:ind w:left="74"/>
              <w:jc w:val="center"/>
              <w:rPr>
                <w:b/>
                <w:sz w:val="20"/>
              </w:rPr>
            </w:pPr>
            <w:proofErr w:type="spellStart"/>
            <w:r>
              <w:rPr>
                <w:b/>
                <w:sz w:val="20"/>
              </w:rPr>
              <w:t>Ações</w:t>
            </w:r>
            <w:proofErr w:type="spellEnd"/>
            <w:r>
              <w:rPr>
                <w:b/>
                <w:sz w:val="20"/>
              </w:rPr>
              <w:t xml:space="preserve"> do Sistema</w:t>
            </w:r>
          </w:p>
        </w:tc>
      </w:tr>
      <w:tr w:rsidR="00F6322D" w14:paraId="484AD005" w14:textId="77777777" w:rsidTr="00A25D1A">
        <w:trPr>
          <w:trHeight w:val="750"/>
        </w:trPr>
        <w:tc>
          <w:tcPr>
            <w:tcW w:w="3175" w:type="dxa"/>
            <w:tcBorders>
              <w:top w:val="single" w:sz="4" w:space="0" w:color="000000"/>
              <w:bottom w:val="single" w:sz="4" w:space="0" w:color="000000"/>
              <w:right w:val="single" w:sz="4" w:space="0" w:color="000000"/>
            </w:tcBorders>
          </w:tcPr>
          <w:p w14:paraId="02F1B813" w14:textId="4B19C67A" w:rsidR="00F6322D" w:rsidRPr="00860520" w:rsidRDefault="00F6322D" w:rsidP="00A25D1A">
            <w:pPr>
              <w:pStyle w:val="TableParagraph"/>
              <w:spacing w:before="59"/>
              <w:ind w:left="66"/>
              <w:jc w:val="center"/>
              <w:rPr>
                <w:sz w:val="20"/>
                <w:lang w:val="pt-BR"/>
              </w:rPr>
            </w:pPr>
            <w:r w:rsidRPr="00860520">
              <w:rPr>
                <w:sz w:val="20"/>
                <w:lang w:val="pt-BR"/>
              </w:rPr>
              <w:t>1. Clica na opção "</w:t>
            </w:r>
            <w:r w:rsidR="00FB706C">
              <w:rPr>
                <w:sz w:val="20"/>
                <w:lang w:val="pt-BR"/>
              </w:rPr>
              <w:t>criar evento</w:t>
            </w:r>
            <w:r w:rsidRPr="00860520">
              <w:rPr>
                <w:sz w:val="20"/>
                <w:lang w:val="pt-BR"/>
              </w:rPr>
              <w:t>"</w:t>
            </w:r>
          </w:p>
        </w:tc>
        <w:tc>
          <w:tcPr>
            <w:tcW w:w="5236" w:type="dxa"/>
            <w:tcBorders>
              <w:top w:val="single" w:sz="4" w:space="0" w:color="000000"/>
              <w:left w:val="single" w:sz="4" w:space="0" w:color="000000"/>
              <w:bottom w:val="single" w:sz="4" w:space="0" w:color="000000"/>
            </w:tcBorders>
          </w:tcPr>
          <w:p w14:paraId="0E2F5133" w14:textId="77777777" w:rsidR="00F6322D" w:rsidRPr="00860520" w:rsidRDefault="00F6322D" w:rsidP="00A25D1A">
            <w:pPr>
              <w:pStyle w:val="TableParagraph"/>
              <w:jc w:val="center"/>
              <w:rPr>
                <w:rFonts w:ascii="Times New Roman"/>
                <w:sz w:val="18"/>
                <w:lang w:val="pt-BR"/>
              </w:rPr>
            </w:pPr>
          </w:p>
        </w:tc>
      </w:tr>
      <w:tr w:rsidR="00F6322D" w14:paraId="38A1E6F0" w14:textId="77777777" w:rsidTr="00A25D1A">
        <w:trPr>
          <w:trHeight w:val="750"/>
        </w:trPr>
        <w:tc>
          <w:tcPr>
            <w:tcW w:w="3175" w:type="dxa"/>
            <w:tcBorders>
              <w:top w:val="single" w:sz="4" w:space="0" w:color="000000"/>
              <w:bottom w:val="single" w:sz="4" w:space="0" w:color="000000"/>
              <w:right w:val="single" w:sz="4" w:space="0" w:color="000000"/>
            </w:tcBorders>
          </w:tcPr>
          <w:p w14:paraId="791B2D06" w14:textId="77777777" w:rsidR="00F6322D" w:rsidRPr="00860520" w:rsidRDefault="00F6322D" w:rsidP="00A25D1A">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229B3DE3" w14:textId="2AE54E5D" w:rsidR="00F6322D" w:rsidRPr="008E456F" w:rsidRDefault="00F6322D" w:rsidP="00A25D1A">
            <w:pPr>
              <w:pStyle w:val="TableParagraph"/>
              <w:spacing w:before="57"/>
              <w:ind w:left="74"/>
              <w:jc w:val="center"/>
              <w:rPr>
                <w:sz w:val="20"/>
                <w:lang w:val="pt-BR"/>
              </w:rPr>
            </w:pPr>
            <w:r w:rsidRPr="00860520">
              <w:rPr>
                <w:sz w:val="20"/>
                <w:lang w:val="pt-BR"/>
              </w:rPr>
              <w:t xml:space="preserve">2. O sistema deverá </w:t>
            </w:r>
            <w:r w:rsidR="00FB706C">
              <w:rPr>
                <w:sz w:val="20"/>
                <w:lang w:val="pt-BR"/>
              </w:rPr>
              <w:t>salvar o evento criado</w:t>
            </w:r>
          </w:p>
        </w:tc>
      </w:tr>
      <w:tr w:rsidR="00F6322D" w14:paraId="238EF888" w14:textId="77777777" w:rsidTr="00A25D1A">
        <w:trPr>
          <w:trHeight w:val="345"/>
        </w:trPr>
        <w:tc>
          <w:tcPr>
            <w:tcW w:w="3175" w:type="dxa"/>
            <w:tcBorders>
              <w:top w:val="single" w:sz="4" w:space="0" w:color="000000"/>
              <w:bottom w:val="single" w:sz="4" w:space="0" w:color="000000"/>
              <w:right w:val="single" w:sz="4" w:space="0" w:color="000000"/>
            </w:tcBorders>
            <w:shd w:val="clear" w:color="auto" w:fill="D9D9D9"/>
          </w:tcPr>
          <w:p w14:paraId="362544E1" w14:textId="77777777" w:rsidR="00F6322D" w:rsidRDefault="00F6322D" w:rsidP="00A25D1A">
            <w:pPr>
              <w:pStyle w:val="TableParagraph"/>
              <w:spacing w:line="225" w:lineRule="exact"/>
              <w:ind w:left="66"/>
              <w:jc w:val="center"/>
              <w:rPr>
                <w:b/>
                <w:sz w:val="20"/>
              </w:rPr>
            </w:pPr>
            <w:proofErr w:type="spellStart"/>
            <w:r>
              <w:rPr>
                <w:b/>
                <w:sz w:val="20"/>
              </w:rPr>
              <w:t>Restrições</w:t>
            </w:r>
            <w:proofErr w:type="spellEnd"/>
            <w:r>
              <w:rPr>
                <w:b/>
                <w:sz w:val="20"/>
              </w:rPr>
              <w:t>/</w:t>
            </w:r>
            <w:proofErr w:type="spellStart"/>
            <w:r>
              <w:rPr>
                <w:b/>
                <w:sz w:val="20"/>
              </w:rPr>
              <w:t>Validações</w:t>
            </w:r>
            <w:proofErr w:type="spellEnd"/>
          </w:p>
        </w:tc>
        <w:tc>
          <w:tcPr>
            <w:tcW w:w="5236" w:type="dxa"/>
            <w:tcBorders>
              <w:top w:val="single" w:sz="4" w:space="0" w:color="000000"/>
              <w:left w:val="single" w:sz="4" w:space="0" w:color="000000"/>
              <w:bottom w:val="single" w:sz="4" w:space="0" w:color="000000"/>
            </w:tcBorders>
          </w:tcPr>
          <w:p w14:paraId="4ED02E59" w14:textId="77777777" w:rsidR="00F6322D" w:rsidRDefault="00F6322D" w:rsidP="00A25D1A">
            <w:pPr>
              <w:pStyle w:val="TableParagraph"/>
              <w:jc w:val="center"/>
              <w:rPr>
                <w:rFonts w:ascii="Times New Roman"/>
                <w:sz w:val="18"/>
              </w:rPr>
            </w:pPr>
          </w:p>
        </w:tc>
      </w:tr>
    </w:tbl>
    <w:p w14:paraId="3EE137F9" w14:textId="77777777" w:rsidR="00F6322D" w:rsidRDefault="00F6322D" w:rsidP="00F6322D">
      <w:pPr>
        <w:spacing w:before="57"/>
        <w:ind w:left="1495" w:right="628"/>
        <w:rPr>
          <w:sz w:val="20"/>
        </w:rPr>
      </w:pPr>
      <w:r>
        <w:rPr>
          <w:sz w:val="20"/>
        </w:rPr>
        <w:t xml:space="preserve">                                         Fonte: Autor.</w:t>
      </w:r>
    </w:p>
    <w:p w14:paraId="39FC1FC6" w14:textId="53B9F704" w:rsidR="00FB706C" w:rsidRDefault="00FB706C" w:rsidP="00FB706C">
      <w:pPr>
        <w:spacing w:before="93" w:after="6"/>
        <w:ind w:left="1495" w:right="624"/>
        <w:rPr>
          <w:b/>
          <w:sz w:val="20"/>
        </w:rPr>
      </w:pPr>
      <w:r>
        <w:rPr>
          <w:b/>
          <w:sz w:val="20"/>
        </w:rPr>
        <w:t>Tabela 8 - Documentação do Caso de uso Convidar bandas.</w:t>
      </w:r>
    </w:p>
    <w:tbl>
      <w:tblPr>
        <w:tblStyle w:val="TableNormal"/>
        <w:tblW w:w="8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5"/>
        <w:gridCol w:w="5236"/>
      </w:tblGrid>
      <w:tr w:rsidR="00FB706C" w14:paraId="08477A22" w14:textId="77777777" w:rsidTr="00A25D1A">
        <w:trPr>
          <w:trHeight w:val="404"/>
        </w:trPr>
        <w:tc>
          <w:tcPr>
            <w:tcW w:w="3175" w:type="dxa"/>
            <w:tcBorders>
              <w:right w:val="single" w:sz="4" w:space="0" w:color="000000"/>
            </w:tcBorders>
            <w:shd w:val="clear" w:color="auto" w:fill="D9D9D9"/>
          </w:tcPr>
          <w:p w14:paraId="185BCE8A" w14:textId="77777777" w:rsidR="00FB706C" w:rsidRPr="00860520" w:rsidRDefault="00FB706C" w:rsidP="00A25D1A">
            <w:pPr>
              <w:pStyle w:val="TableParagraph"/>
              <w:spacing w:before="54"/>
              <w:ind w:left="609"/>
              <w:jc w:val="center"/>
              <w:rPr>
                <w:b/>
                <w:sz w:val="20"/>
                <w:lang w:val="pt-BR"/>
              </w:rPr>
            </w:pPr>
            <w:r w:rsidRPr="00860520">
              <w:rPr>
                <w:b/>
                <w:sz w:val="20"/>
                <w:lang w:val="pt-BR"/>
              </w:rPr>
              <w:t>Nome do Caso de Uso</w:t>
            </w:r>
          </w:p>
        </w:tc>
        <w:tc>
          <w:tcPr>
            <w:tcW w:w="5236" w:type="dxa"/>
            <w:tcBorders>
              <w:left w:val="single" w:sz="4" w:space="0" w:color="000000"/>
            </w:tcBorders>
            <w:shd w:val="clear" w:color="auto" w:fill="D9D9D9"/>
          </w:tcPr>
          <w:p w14:paraId="150F5548" w14:textId="1CF6E81A" w:rsidR="00FB706C" w:rsidRDefault="00730C6F" w:rsidP="00A25D1A">
            <w:pPr>
              <w:pStyle w:val="TableParagraph"/>
              <w:spacing w:before="54"/>
              <w:ind w:left="1720" w:right="1700"/>
              <w:jc w:val="center"/>
              <w:rPr>
                <w:b/>
                <w:sz w:val="20"/>
              </w:rPr>
            </w:pPr>
            <w:proofErr w:type="spellStart"/>
            <w:r>
              <w:rPr>
                <w:b/>
                <w:sz w:val="20"/>
              </w:rPr>
              <w:t>Convidar</w:t>
            </w:r>
            <w:proofErr w:type="spellEnd"/>
            <w:r>
              <w:rPr>
                <w:b/>
                <w:sz w:val="20"/>
              </w:rPr>
              <w:t xml:space="preserve"> </w:t>
            </w:r>
            <w:proofErr w:type="spellStart"/>
            <w:r>
              <w:rPr>
                <w:b/>
                <w:sz w:val="20"/>
              </w:rPr>
              <w:t>bandas</w:t>
            </w:r>
            <w:proofErr w:type="spellEnd"/>
          </w:p>
        </w:tc>
      </w:tr>
      <w:tr w:rsidR="00FB706C" w14:paraId="136D9F2F" w14:textId="77777777" w:rsidTr="00A25D1A">
        <w:trPr>
          <w:trHeight w:val="405"/>
        </w:trPr>
        <w:tc>
          <w:tcPr>
            <w:tcW w:w="3175" w:type="dxa"/>
            <w:tcBorders>
              <w:bottom w:val="single" w:sz="4" w:space="0" w:color="000000"/>
              <w:right w:val="single" w:sz="4" w:space="0" w:color="000000"/>
            </w:tcBorders>
          </w:tcPr>
          <w:p w14:paraId="39252F10" w14:textId="77777777" w:rsidR="00FB706C" w:rsidRDefault="00FB706C" w:rsidP="00A25D1A">
            <w:pPr>
              <w:pStyle w:val="TableParagraph"/>
              <w:spacing w:before="54"/>
              <w:ind w:left="66"/>
              <w:jc w:val="center"/>
              <w:rPr>
                <w:b/>
                <w:sz w:val="20"/>
              </w:rPr>
            </w:pPr>
            <w:r>
              <w:rPr>
                <w:b/>
                <w:sz w:val="20"/>
              </w:rPr>
              <w:t xml:space="preserve">Caso de </w:t>
            </w:r>
            <w:proofErr w:type="spellStart"/>
            <w:r>
              <w:rPr>
                <w:b/>
                <w:sz w:val="20"/>
              </w:rPr>
              <w:t>Uso</w:t>
            </w:r>
            <w:proofErr w:type="spellEnd"/>
            <w:r>
              <w:rPr>
                <w:b/>
                <w:sz w:val="20"/>
              </w:rPr>
              <w:t xml:space="preserve"> </w:t>
            </w:r>
            <w:proofErr w:type="spellStart"/>
            <w:r>
              <w:rPr>
                <w:b/>
                <w:sz w:val="20"/>
              </w:rPr>
              <w:t>Geral</w:t>
            </w:r>
            <w:proofErr w:type="spellEnd"/>
          </w:p>
        </w:tc>
        <w:tc>
          <w:tcPr>
            <w:tcW w:w="5236" w:type="dxa"/>
            <w:tcBorders>
              <w:left w:val="single" w:sz="4" w:space="0" w:color="000000"/>
              <w:bottom w:val="single" w:sz="4" w:space="0" w:color="000000"/>
            </w:tcBorders>
          </w:tcPr>
          <w:p w14:paraId="628B41F1" w14:textId="77777777" w:rsidR="00FB706C" w:rsidRDefault="00FB706C" w:rsidP="00A25D1A">
            <w:pPr>
              <w:pStyle w:val="TableParagraph"/>
              <w:jc w:val="center"/>
              <w:rPr>
                <w:rFonts w:ascii="Times New Roman"/>
                <w:sz w:val="18"/>
              </w:rPr>
            </w:pPr>
          </w:p>
        </w:tc>
      </w:tr>
      <w:tr w:rsidR="00FB706C" w14:paraId="2C985ED4" w14:textId="77777777" w:rsidTr="00A25D1A">
        <w:trPr>
          <w:trHeight w:val="405"/>
        </w:trPr>
        <w:tc>
          <w:tcPr>
            <w:tcW w:w="3175" w:type="dxa"/>
            <w:tcBorders>
              <w:top w:val="single" w:sz="4" w:space="0" w:color="000000"/>
              <w:bottom w:val="single" w:sz="4" w:space="0" w:color="000000"/>
              <w:right w:val="single" w:sz="4" w:space="0" w:color="000000"/>
            </w:tcBorders>
          </w:tcPr>
          <w:p w14:paraId="6F807F60" w14:textId="77777777" w:rsidR="00FB706C" w:rsidRDefault="00FB706C" w:rsidP="00A25D1A">
            <w:pPr>
              <w:pStyle w:val="TableParagraph"/>
              <w:spacing w:before="54"/>
              <w:ind w:left="66"/>
              <w:jc w:val="center"/>
              <w:rPr>
                <w:b/>
                <w:sz w:val="20"/>
              </w:rPr>
            </w:pPr>
            <w:proofErr w:type="spellStart"/>
            <w:r>
              <w:rPr>
                <w:b/>
                <w:sz w:val="20"/>
              </w:rPr>
              <w:t>Ator</w:t>
            </w:r>
            <w:proofErr w:type="spellEnd"/>
            <w:r>
              <w:rPr>
                <w:b/>
                <w:sz w:val="20"/>
              </w:rPr>
              <w:t xml:space="preserve"> Principal</w:t>
            </w:r>
          </w:p>
        </w:tc>
        <w:tc>
          <w:tcPr>
            <w:tcW w:w="5236" w:type="dxa"/>
            <w:tcBorders>
              <w:top w:val="single" w:sz="4" w:space="0" w:color="000000"/>
              <w:left w:val="single" w:sz="4" w:space="0" w:color="000000"/>
              <w:bottom w:val="single" w:sz="4" w:space="0" w:color="000000"/>
            </w:tcBorders>
          </w:tcPr>
          <w:p w14:paraId="2FA373A5" w14:textId="3911D063" w:rsidR="00FB706C" w:rsidRPr="008E456F" w:rsidRDefault="00FB706C" w:rsidP="00A25D1A">
            <w:pPr>
              <w:pStyle w:val="TableParagraph"/>
              <w:spacing w:before="57"/>
              <w:ind w:left="74"/>
              <w:jc w:val="center"/>
              <w:rPr>
                <w:sz w:val="20"/>
                <w:lang w:val="pt-BR"/>
              </w:rPr>
            </w:pPr>
            <w:r w:rsidRPr="008E456F">
              <w:rPr>
                <w:sz w:val="20"/>
                <w:lang w:val="pt-BR"/>
              </w:rPr>
              <w:t xml:space="preserve">Usuário </w:t>
            </w:r>
            <w:proofErr w:type="spellStart"/>
            <w:r w:rsidRPr="008E456F">
              <w:rPr>
                <w:sz w:val="20"/>
                <w:lang w:val="pt-BR"/>
              </w:rPr>
              <w:t>logado</w:t>
            </w:r>
            <w:proofErr w:type="spellEnd"/>
            <w:r w:rsidRPr="008E456F">
              <w:rPr>
                <w:sz w:val="20"/>
                <w:lang w:val="pt-BR"/>
              </w:rPr>
              <w:t xml:space="preserve"> como </w:t>
            </w:r>
            <w:r>
              <w:rPr>
                <w:sz w:val="20"/>
                <w:lang w:val="pt-BR"/>
              </w:rPr>
              <w:t>promotor de eventos</w:t>
            </w:r>
          </w:p>
        </w:tc>
      </w:tr>
      <w:tr w:rsidR="00FB706C" w14:paraId="21042C88" w14:textId="77777777" w:rsidTr="00A25D1A">
        <w:trPr>
          <w:trHeight w:val="405"/>
        </w:trPr>
        <w:tc>
          <w:tcPr>
            <w:tcW w:w="3175" w:type="dxa"/>
            <w:tcBorders>
              <w:top w:val="single" w:sz="4" w:space="0" w:color="000000"/>
              <w:bottom w:val="single" w:sz="4" w:space="0" w:color="000000"/>
              <w:right w:val="single" w:sz="4" w:space="0" w:color="000000"/>
            </w:tcBorders>
          </w:tcPr>
          <w:p w14:paraId="6C7AB558" w14:textId="77777777" w:rsidR="00FB706C" w:rsidRDefault="00FB706C" w:rsidP="00A25D1A">
            <w:pPr>
              <w:pStyle w:val="TableParagraph"/>
              <w:spacing w:before="54"/>
              <w:ind w:left="66"/>
              <w:jc w:val="center"/>
              <w:rPr>
                <w:b/>
                <w:sz w:val="20"/>
              </w:rPr>
            </w:pPr>
            <w:proofErr w:type="spellStart"/>
            <w:r>
              <w:rPr>
                <w:b/>
                <w:sz w:val="20"/>
              </w:rPr>
              <w:t>Atores</w:t>
            </w:r>
            <w:proofErr w:type="spellEnd"/>
            <w:r>
              <w:rPr>
                <w:b/>
                <w:sz w:val="20"/>
              </w:rPr>
              <w:t xml:space="preserve"> </w:t>
            </w:r>
            <w:proofErr w:type="spellStart"/>
            <w:r>
              <w:rPr>
                <w:b/>
                <w:sz w:val="20"/>
              </w:rPr>
              <w:t>Secundários</w:t>
            </w:r>
            <w:proofErr w:type="spellEnd"/>
          </w:p>
        </w:tc>
        <w:tc>
          <w:tcPr>
            <w:tcW w:w="5236" w:type="dxa"/>
            <w:tcBorders>
              <w:top w:val="single" w:sz="4" w:space="0" w:color="000000"/>
              <w:left w:val="single" w:sz="4" w:space="0" w:color="000000"/>
              <w:bottom w:val="single" w:sz="4" w:space="0" w:color="000000"/>
            </w:tcBorders>
          </w:tcPr>
          <w:p w14:paraId="3A8BD200" w14:textId="77777777" w:rsidR="00FB706C" w:rsidRDefault="00FB706C" w:rsidP="00A25D1A">
            <w:pPr>
              <w:pStyle w:val="TableParagraph"/>
              <w:jc w:val="center"/>
              <w:rPr>
                <w:rFonts w:ascii="Times New Roman"/>
                <w:sz w:val="18"/>
              </w:rPr>
            </w:pPr>
          </w:p>
        </w:tc>
      </w:tr>
      <w:tr w:rsidR="00FB706C" w14:paraId="39FB5832" w14:textId="77777777" w:rsidTr="00A25D1A">
        <w:trPr>
          <w:trHeight w:val="969"/>
        </w:trPr>
        <w:tc>
          <w:tcPr>
            <w:tcW w:w="3175" w:type="dxa"/>
            <w:tcBorders>
              <w:top w:val="single" w:sz="4" w:space="0" w:color="000000"/>
              <w:bottom w:val="single" w:sz="4" w:space="0" w:color="000000"/>
              <w:right w:val="single" w:sz="4" w:space="0" w:color="000000"/>
            </w:tcBorders>
          </w:tcPr>
          <w:p w14:paraId="382D31C7" w14:textId="77777777" w:rsidR="00FB706C" w:rsidRDefault="00FB706C" w:rsidP="00A25D1A">
            <w:pPr>
              <w:pStyle w:val="TableParagraph"/>
              <w:spacing w:before="1"/>
              <w:jc w:val="center"/>
              <w:rPr>
                <w:b/>
                <w:sz w:val="29"/>
              </w:rPr>
            </w:pPr>
          </w:p>
          <w:p w14:paraId="38DB6700" w14:textId="77777777" w:rsidR="00FB706C" w:rsidRDefault="00FB706C" w:rsidP="00A25D1A">
            <w:pPr>
              <w:pStyle w:val="TableParagraph"/>
              <w:spacing w:before="1"/>
              <w:ind w:left="66"/>
              <w:jc w:val="center"/>
              <w:rPr>
                <w:b/>
                <w:sz w:val="20"/>
              </w:rPr>
            </w:pPr>
            <w:proofErr w:type="spellStart"/>
            <w:r>
              <w:rPr>
                <w:b/>
                <w:sz w:val="20"/>
              </w:rPr>
              <w:t>Resumo</w:t>
            </w:r>
            <w:proofErr w:type="spellEnd"/>
          </w:p>
        </w:tc>
        <w:tc>
          <w:tcPr>
            <w:tcW w:w="5236" w:type="dxa"/>
            <w:tcBorders>
              <w:top w:val="single" w:sz="4" w:space="0" w:color="000000"/>
              <w:left w:val="single" w:sz="4" w:space="0" w:color="000000"/>
              <w:bottom w:val="single" w:sz="4" w:space="0" w:color="000000"/>
            </w:tcBorders>
          </w:tcPr>
          <w:p w14:paraId="540B3E52" w14:textId="77777777" w:rsidR="00FB706C" w:rsidRPr="00860520" w:rsidRDefault="00FB706C" w:rsidP="00A25D1A">
            <w:pPr>
              <w:pStyle w:val="TableParagraph"/>
              <w:spacing w:before="9"/>
              <w:jc w:val="center"/>
              <w:rPr>
                <w:b/>
                <w:sz w:val="21"/>
                <w:lang w:val="pt-BR"/>
              </w:rPr>
            </w:pPr>
          </w:p>
          <w:p w14:paraId="4E62A907" w14:textId="30250172" w:rsidR="00FB706C" w:rsidRPr="00860520" w:rsidRDefault="00FB706C" w:rsidP="00A25D1A">
            <w:pPr>
              <w:pStyle w:val="TableParagraph"/>
              <w:spacing w:before="1"/>
              <w:ind w:left="74" w:right="119"/>
              <w:jc w:val="center"/>
              <w:rPr>
                <w:sz w:val="20"/>
                <w:lang w:val="pt-BR"/>
              </w:rPr>
            </w:pPr>
            <w:r w:rsidRPr="00860520">
              <w:rPr>
                <w:sz w:val="20"/>
                <w:szCs w:val="20"/>
                <w:lang w:val="pt-BR"/>
              </w:rPr>
              <w:t xml:space="preserve">Descreve a ação de um usuário </w:t>
            </w:r>
            <w:r>
              <w:rPr>
                <w:sz w:val="20"/>
                <w:szCs w:val="20"/>
                <w:lang w:val="pt-BR"/>
              </w:rPr>
              <w:t>realizando um convite para uma banda/artista</w:t>
            </w:r>
          </w:p>
        </w:tc>
      </w:tr>
      <w:tr w:rsidR="00FB706C" w14:paraId="38B9D730" w14:textId="77777777" w:rsidTr="00A25D1A">
        <w:trPr>
          <w:trHeight w:val="405"/>
        </w:trPr>
        <w:tc>
          <w:tcPr>
            <w:tcW w:w="3175" w:type="dxa"/>
            <w:tcBorders>
              <w:top w:val="single" w:sz="4" w:space="0" w:color="000000"/>
              <w:bottom w:val="single" w:sz="4" w:space="0" w:color="000000"/>
              <w:right w:val="single" w:sz="4" w:space="0" w:color="000000"/>
            </w:tcBorders>
          </w:tcPr>
          <w:p w14:paraId="7A734A28" w14:textId="77777777" w:rsidR="00FB706C" w:rsidRDefault="00FB706C" w:rsidP="00A25D1A">
            <w:pPr>
              <w:pStyle w:val="TableParagraph"/>
              <w:spacing w:before="54"/>
              <w:ind w:left="66"/>
              <w:jc w:val="center"/>
              <w:rPr>
                <w:b/>
                <w:sz w:val="20"/>
              </w:rPr>
            </w:pPr>
            <w:proofErr w:type="spellStart"/>
            <w:r>
              <w:rPr>
                <w:b/>
                <w:sz w:val="20"/>
              </w:rPr>
              <w:t>Pré-Condições</w:t>
            </w:r>
            <w:proofErr w:type="spellEnd"/>
          </w:p>
        </w:tc>
        <w:tc>
          <w:tcPr>
            <w:tcW w:w="5236" w:type="dxa"/>
            <w:tcBorders>
              <w:top w:val="single" w:sz="4" w:space="0" w:color="000000"/>
              <w:left w:val="single" w:sz="4" w:space="0" w:color="000000"/>
              <w:bottom w:val="single" w:sz="4" w:space="0" w:color="000000"/>
            </w:tcBorders>
          </w:tcPr>
          <w:p w14:paraId="33F0D220" w14:textId="77777777" w:rsidR="00FB706C" w:rsidRPr="00860520" w:rsidRDefault="00FB706C" w:rsidP="00A25D1A">
            <w:pPr>
              <w:pStyle w:val="TableParagraph"/>
              <w:spacing w:before="57"/>
              <w:ind w:left="74"/>
              <w:jc w:val="center"/>
              <w:rPr>
                <w:sz w:val="20"/>
                <w:lang w:val="pt-BR"/>
              </w:rPr>
            </w:pPr>
            <w:r>
              <w:rPr>
                <w:sz w:val="20"/>
                <w:lang w:val="pt-BR"/>
              </w:rPr>
              <w:t>U</w:t>
            </w:r>
            <w:r w:rsidRPr="00860520">
              <w:rPr>
                <w:sz w:val="20"/>
                <w:lang w:val="pt-BR"/>
              </w:rPr>
              <w:t>suário deve possuir cadastro.</w:t>
            </w:r>
          </w:p>
        </w:tc>
      </w:tr>
      <w:tr w:rsidR="00FB706C" w14:paraId="7B635F3A" w14:textId="77777777" w:rsidTr="00A25D1A">
        <w:trPr>
          <w:trHeight w:val="405"/>
        </w:trPr>
        <w:tc>
          <w:tcPr>
            <w:tcW w:w="3175" w:type="dxa"/>
            <w:tcBorders>
              <w:top w:val="single" w:sz="4" w:space="0" w:color="000000"/>
              <w:bottom w:val="single" w:sz="4" w:space="0" w:color="000000"/>
              <w:right w:val="single" w:sz="4" w:space="0" w:color="000000"/>
            </w:tcBorders>
          </w:tcPr>
          <w:p w14:paraId="4C8123CE" w14:textId="77777777" w:rsidR="00FB706C" w:rsidRDefault="00FB706C" w:rsidP="00A25D1A">
            <w:pPr>
              <w:pStyle w:val="TableParagraph"/>
              <w:spacing w:before="54"/>
              <w:ind w:left="66"/>
              <w:jc w:val="center"/>
              <w:rPr>
                <w:b/>
                <w:sz w:val="20"/>
              </w:rPr>
            </w:pPr>
            <w:proofErr w:type="spellStart"/>
            <w:r>
              <w:rPr>
                <w:b/>
                <w:sz w:val="20"/>
              </w:rPr>
              <w:t>Pós-Condições</w:t>
            </w:r>
            <w:proofErr w:type="spellEnd"/>
          </w:p>
        </w:tc>
        <w:tc>
          <w:tcPr>
            <w:tcW w:w="5236" w:type="dxa"/>
            <w:tcBorders>
              <w:top w:val="single" w:sz="4" w:space="0" w:color="000000"/>
              <w:left w:val="single" w:sz="4" w:space="0" w:color="000000"/>
              <w:bottom w:val="single" w:sz="4" w:space="0" w:color="000000"/>
            </w:tcBorders>
          </w:tcPr>
          <w:p w14:paraId="114767BC" w14:textId="77777777" w:rsidR="00FB706C" w:rsidRDefault="00FB706C" w:rsidP="00A25D1A">
            <w:pPr>
              <w:pStyle w:val="TableParagraph"/>
              <w:jc w:val="center"/>
              <w:rPr>
                <w:rFonts w:ascii="Times New Roman"/>
                <w:sz w:val="18"/>
              </w:rPr>
            </w:pPr>
          </w:p>
        </w:tc>
      </w:tr>
      <w:tr w:rsidR="00FB706C" w14:paraId="45CF5C90" w14:textId="77777777" w:rsidTr="00A25D1A">
        <w:trPr>
          <w:trHeight w:val="405"/>
        </w:trPr>
        <w:tc>
          <w:tcPr>
            <w:tcW w:w="8411" w:type="dxa"/>
            <w:gridSpan w:val="2"/>
            <w:tcBorders>
              <w:top w:val="single" w:sz="4" w:space="0" w:color="000000"/>
              <w:bottom w:val="single" w:sz="4" w:space="0" w:color="000000"/>
            </w:tcBorders>
            <w:shd w:val="clear" w:color="auto" w:fill="D9D9D9"/>
          </w:tcPr>
          <w:p w14:paraId="2E491C4C" w14:textId="77777777" w:rsidR="00FB706C" w:rsidRDefault="00FB706C" w:rsidP="00A25D1A">
            <w:pPr>
              <w:pStyle w:val="TableParagraph"/>
              <w:spacing w:before="54"/>
              <w:ind w:left="66"/>
              <w:rPr>
                <w:b/>
                <w:sz w:val="20"/>
              </w:rPr>
            </w:pPr>
            <w:proofErr w:type="spellStart"/>
            <w:r>
              <w:rPr>
                <w:b/>
                <w:sz w:val="20"/>
              </w:rPr>
              <w:t>Fluxo</w:t>
            </w:r>
            <w:proofErr w:type="spellEnd"/>
            <w:r>
              <w:rPr>
                <w:b/>
                <w:sz w:val="20"/>
              </w:rPr>
              <w:t xml:space="preserve"> Principal</w:t>
            </w:r>
          </w:p>
        </w:tc>
      </w:tr>
      <w:tr w:rsidR="00FB706C" w14:paraId="541F3FF8" w14:textId="77777777" w:rsidTr="00A25D1A">
        <w:trPr>
          <w:trHeight w:val="402"/>
        </w:trPr>
        <w:tc>
          <w:tcPr>
            <w:tcW w:w="3175" w:type="dxa"/>
            <w:tcBorders>
              <w:top w:val="single" w:sz="4" w:space="0" w:color="000000"/>
              <w:bottom w:val="single" w:sz="4" w:space="0" w:color="000000"/>
              <w:right w:val="single" w:sz="4" w:space="0" w:color="000000"/>
            </w:tcBorders>
          </w:tcPr>
          <w:p w14:paraId="3F1EC8B2" w14:textId="77777777" w:rsidR="00FB706C" w:rsidRDefault="00FB706C" w:rsidP="00A25D1A">
            <w:pPr>
              <w:pStyle w:val="TableParagraph"/>
              <w:spacing w:before="54"/>
              <w:ind w:left="66"/>
              <w:jc w:val="center"/>
              <w:rPr>
                <w:b/>
                <w:sz w:val="20"/>
              </w:rPr>
            </w:pPr>
            <w:proofErr w:type="spellStart"/>
            <w:r>
              <w:rPr>
                <w:b/>
                <w:sz w:val="20"/>
              </w:rPr>
              <w:t>Ações</w:t>
            </w:r>
            <w:proofErr w:type="spellEnd"/>
            <w:r>
              <w:rPr>
                <w:b/>
                <w:sz w:val="20"/>
              </w:rPr>
              <w:t xml:space="preserve"> do </w:t>
            </w:r>
            <w:proofErr w:type="spellStart"/>
            <w:r>
              <w:rPr>
                <w:b/>
                <w:sz w:val="20"/>
              </w:rPr>
              <w:t>Ator</w:t>
            </w:r>
            <w:proofErr w:type="spellEnd"/>
          </w:p>
        </w:tc>
        <w:tc>
          <w:tcPr>
            <w:tcW w:w="5236" w:type="dxa"/>
            <w:tcBorders>
              <w:top w:val="single" w:sz="4" w:space="0" w:color="000000"/>
              <w:left w:val="single" w:sz="4" w:space="0" w:color="000000"/>
              <w:bottom w:val="single" w:sz="4" w:space="0" w:color="000000"/>
            </w:tcBorders>
          </w:tcPr>
          <w:p w14:paraId="1B0619FA" w14:textId="77777777" w:rsidR="00FB706C" w:rsidRDefault="00FB706C" w:rsidP="00A25D1A">
            <w:pPr>
              <w:pStyle w:val="TableParagraph"/>
              <w:spacing w:before="54"/>
              <w:ind w:left="74"/>
              <w:jc w:val="center"/>
              <w:rPr>
                <w:b/>
                <w:sz w:val="20"/>
              </w:rPr>
            </w:pPr>
            <w:proofErr w:type="spellStart"/>
            <w:r>
              <w:rPr>
                <w:b/>
                <w:sz w:val="20"/>
              </w:rPr>
              <w:t>Ações</w:t>
            </w:r>
            <w:proofErr w:type="spellEnd"/>
            <w:r>
              <w:rPr>
                <w:b/>
                <w:sz w:val="20"/>
              </w:rPr>
              <w:t xml:space="preserve"> do Sistema</w:t>
            </w:r>
          </w:p>
        </w:tc>
      </w:tr>
      <w:tr w:rsidR="00FB706C" w14:paraId="3D8FA9E9" w14:textId="77777777" w:rsidTr="00A25D1A">
        <w:trPr>
          <w:trHeight w:val="750"/>
        </w:trPr>
        <w:tc>
          <w:tcPr>
            <w:tcW w:w="3175" w:type="dxa"/>
            <w:tcBorders>
              <w:top w:val="single" w:sz="4" w:space="0" w:color="000000"/>
              <w:bottom w:val="single" w:sz="4" w:space="0" w:color="000000"/>
              <w:right w:val="single" w:sz="4" w:space="0" w:color="000000"/>
            </w:tcBorders>
          </w:tcPr>
          <w:p w14:paraId="4DE5F71E" w14:textId="7ADB41F9" w:rsidR="00FB706C" w:rsidRPr="00860520" w:rsidRDefault="00FB706C" w:rsidP="00A25D1A">
            <w:pPr>
              <w:pStyle w:val="TableParagraph"/>
              <w:spacing w:before="59"/>
              <w:ind w:left="66"/>
              <w:jc w:val="center"/>
              <w:rPr>
                <w:sz w:val="20"/>
                <w:lang w:val="pt-BR"/>
              </w:rPr>
            </w:pPr>
            <w:r w:rsidRPr="00860520">
              <w:rPr>
                <w:sz w:val="20"/>
                <w:lang w:val="pt-BR"/>
              </w:rPr>
              <w:t xml:space="preserve">1. Clica na opção </w:t>
            </w:r>
            <w:r>
              <w:rPr>
                <w:sz w:val="20"/>
                <w:lang w:val="pt-BR"/>
              </w:rPr>
              <w:t>procurar bandas</w:t>
            </w:r>
          </w:p>
        </w:tc>
        <w:tc>
          <w:tcPr>
            <w:tcW w:w="5236" w:type="dxa"/>
            <w:tcBorders>
              <w:top w:val="single" w:sz="4" w:space="0" w:color="000000"/>
              <w:left w:val="single" w:sz="4" w:space="0" w:color="000000"/>
              <w:bottom w:val="single" w:sz="4" w:space="0" w:color="000000"/>
            </w:tcBorders>
          </w:tcPr>
          <w:p w14:paraId="0A461491" w14:textId="77777777" w:rsidR="00FB706C" w:rsidRPr="00860520" w:rsidRDefault="00FB706C" w:rsidP="00A25D1A">
            <w:pPr>
              <w:pStyle w:val="TableParagraph"/>
              <w:jc w:val="center"/>
              <w:rPr>
                <w:rFonts w:ascii="Times New Roman"/>
                <w:sz w:val="18"/>
                <w:lang w:val="pt-BR"/>
              </w:rPr>
            </w:pPr>
          </w:p>
        </w:tc>
      </w:tr>
      <w:tr w:rsidR="00FB706C" w14:paraId="0C84B810" w14:textId="77777777" w:rsidTr="00A25D1A">
        <w:trPr>
          <w:trHeight w:val="750"/>
        </w:trPr>
        <w:tc>
          <w:tcPr>
            <w:tcW w:w="3175" w:type="dxa"/>
            <w:tcBorders>
              <w:top w:val="single" w:sz="4" w:space="0" w:color="000000"/>
              <w:bottom w:val="single" w:sz="4" w:space="0" w:color="000000"/>
              <w:right w:val="single" w:sz="4" w:space="0" w:color="000000"/>
            </w:tcBorders>
          </w:tcPr>
          <w:p w14:paraId="4B762211" w14:textId="77777777" w:rsidR="00FB706C" w:rsidRPr="00860520" w:rsidRDefault="00FB706C" w:rsidP="00A25D1A">
            <w:pPr>
              <w:pStyle w:val="TableParagraph"/>
              <w:jc w:val="center"/>
              <w:rPr>
                <w:rFonts w:ascii="Times New Roman"/>
                <w:sz w:val="18"/>
                <w:lang w:val="pt-BR"/>
              </w:rPr>
            </w:pPr>
          </w:p>
        </w:tc>
        <w:tc>
          <w:tcPr>
            <w:tcW w:w="5236" w:type="dxa"/>
            <w:tcBorders>
              <w:top w:val="single" w:sz="4" w:space="0" w:color="000000"/>
              <w:left w:val="single" w:sz="4" w:space="0" w:color="000000"/>
              <w:bottom w:val="single" w:sz="4" w:space="0" w:color="000000"/>
            </w:tcBorders>
          </w:tcPr>
          <w:p w14:paraId="0E05B886" w14:textId="36AAF350" w:rsidR="00FB706C" w:rsidRPr="008E456F" w:rsidRDefault="00FB706C" w:rsidP="00A25D1A">
            <w:pPr>
              <w:pStyle w:val="TableParagraph"/>
              <w:spacing w:before="57"/>
              <w:ind w:left="74"/>
              <w:jc w:val="center"/>
              <w:rPr>
                <w:sz w:val="20"/>
                <w:lang w:val="pt-BR"/>
              </w:rPr>
            </w:pPr>
            <w:r w:rsidRPr="00860520">
              <w:rPr>
                <w:sz w:val="20"/>
                <w:lang w:val="pt-BR"/>
              </w:rPr>
              <w:t xml:space="preserve">2. O sistema deverá </w:t>
            </w:r>
            <w:r>
              <w:rPr>
                <w:sz w:val="20"/>
                <w:lang w:val="pt-BR"/>
              </w:rPr>
              <w:t>apresentar</w:t>
            </w:r>
            <w:r w:rsidRPr="008E456F">
              <w:rPr>
                <w:sz w:val="20"/>
                <w:lang w:val="pt-BR"/>
              </w:rPr>
              <w:t xml:space="preserve"> </w:t>
            </w:r>
            <w:r>
              <w:rPr>
                <w:sz w:val="20"/>
                <w:lang w:val="pt-BR"/>
              </w:rPr>
              <w:t>todos as bandas/artistas cadastrados</w:t>
            </w:r>
          </w:p>
        </w:tc>
      </w:tr>
      <w:tr w:rsidR="00730C6F" w14:paraId="15F451CB" w14:textId="77777777" w:rsidTr="00A25D1A">
        <w:trPr>
          <w:trHeight w:val="750"/>
        </w:trPr>
        <w:tc>
          <w:tcPr>
            <w:tcW w:w="3175" w:type="dxa"/>
            <w:tcBorders>
              <w:top w:val="single" w:sz="4" w:space="0" w:color="000000"/>
              <w:bottom w:val="single" w:sz="4" w:space="0" w:color="000000"/>
              <w:right w:val="single" w:sz="4" w:space="0" w:color="000000"/>
            </w:tcBorders>
          </w:tcPr>
          <w:p w14:paraId="426BD67E" w14:textId="775AE8AE" w:rsidR="00730C6F" w:rsidRPr="00730C6F" w:rsidRDefault="00730C6F" w:rsidP="00A25D1A">
            <w:pPr>
              <w:pStyle w:val="TableParagraph"/>
              <w:jc w:val="center"/>
              <w:rPr>
                <w:sz w:val="20"/>
                <w:szCs w:val="20"/>
                <w:lang w:val="pt-BR"/>
              </w:rPr>
            </w:pPr>
            <w:r w:rsidRPr="00730C6F">
              <w:rPr>
                <w:sz w:val="20"/>
                <w:szCs w:val="20"/>
                <w:lang w:val="pt-BR"/>
              </w:rPr>
              <w:t xml:space="preserve">3. </w:t>
            </w:r>
            <w:r w:rsidR="00DA0B62" w:rsidRPr="00730C6F">
              <w:rPr>
                <w:sz w:val="20"/>
                <w:szCs w:val="20"/>
                <w:lang w:val="pt-BR"/>
              </w:rPr>
              <w:t>usuário</w:t>
            </w:r>
            <w:r w:rsidRPr="00730C6F">
              <w:rPr>
                <w:sz w:val="20"/>
                <w:szCs w:val="20"/>
                <w:lang w:val="pt-BR"/>
              </w:rPr>
              <w:t xml:space="preserve"> escolhe qual </w:t>
            </w:r>
            <w:r>
              <w:rPr>
                <w:sz w:val="20"/>
                <w:szCs w:val="20"/>
                <w:lang w:val="pt-BR"/>
              </w:rPr>
              <w:t>banda/artista convidar</w:t>
            </w:r>
          </w:p>
        </w:tc>
        <w:tc>
          <w:tcPr>
            <w:tcW w:w="5236" w:type="dxa"/>
            <w:tcBorders>
              <w:top w:val="single" w:sz="4" w:space="0" w:color="000000"/>
              <w:left w:val="single" w:sz="4" w:space="0" w:color="000000"/>
              <w:bottom w:val="single" w:sz="4" w:space="0" w:color="000000"/>
            </w:tcBorders>
          </w:tcPr>
          <w:p w14:paraId="3E1064B5" w14:textId="77777777" w:rsidR="00730C6F" w:rsidRPr="00730C6F" w:rsidRDefault="00730C6F" w:rsidP="00A25D1A">
            <w:pPr>
              <w:pStyle w:val="TableParagraph"/>
              <w:spacing w:before="57"/>
              <w:ind w:left="74"/>
              <w:jc w:val="center"/>
              <w:rPr>
                <w:sz w:val="20"/>
                <w:lang w:val="pt-BR"/>
              </w:rPr>
            </w:pPr>
          </w:p>
        </w:tc>
      </w:tr>
      <w:tr w:rsidR="00730C6F" w14:paraId="311F328D" w14:textId="77777777" w:rsidTr="00A25D1A">
        <w:trPr>
          <w:trHeight w:val="750"/>
        </w:trPr>
        <w:tc>
          <w:tcPr>
            <w:tcW w:w="3175" w:type="dxa"/>
            <w:tcBorders>
              <w:top w:val="single" w:sz="4" w:space="0" w:color="000000"/>
              <w:bottom w:val="single" w:sz="4" w:space="0" w:color="000000"/>
              <w:right w:val="single" w:sz="4" w:space="0" w:color="000000"/>
            </w:tcBorders>
          </w:tcPr>
          <w:p w14:paraId="4031F8E0" w14:textId="77777777" w:rsidR="00730C6F" w:rsidRPr="00DF54E1" w:rsidRDefault="00730C6F" w:rsidP="00A25D1A">
            <w:pPr>
              <w:pStyle w:val="TableParagraph"/>
              <w:jc w:val="center"/>
              <w:rPr>
                <w:sz w:val="20"/>
                <w:szCs w:val="20"/>
                <w:lang w:val="pt-BR"/>
              </w:rPr>
            </w:pPr>
          </w:p>
        </w:tc>
        <w:tc>
          <w:tcPr>
            <w:tcW w:w="5236" w:type="dxa"/>
            <w:tcBorders>
              <w:top w:val="single" w:sz="4" w:space="0" w:color="000000"/>
              <w:left w:val="single" w:sz="4" w:space="0" w:color="000000"/>
              <w:bottom w:val="single" w:sz="4" w:space="0" w:color="000000"/>
            </w:tcBorders>
          </w:tcPr>
          <w:p w14:paraId="58257C52" w14:textId="04B2C996" w:rsidR="00730C6F" w:rsidRPr="00730C6F" w:rsidRDefault="00730C6F" w:rsidP="00A25D1A">
            <w:pPr>
              <w:pStyle w:val="TableParagraph"/>
              <w:spacing w:before="57"/>
              <w:ind w:left="74"/>
              <w:jc w:val="center"/>
              <w:rPr>
                <w:sz w:val="20"/>
                <w:lang w:val="pt-BR"/>
              </w:rPr>
            </w:pPr>
            <w:r w:rsidRPr="00730C6F">
              <w:rPr>
                <w:sz w:val="20"/>
                <w:lang w:val="pt-BR"/>
              </w:rPr>
              <w:t>4. O Sistema deve guardar a</w:t>
            </w:r>
            <w:r>
              <w:rPr>
                <w:sz w:val="20"/>
                <w:lang w:val="pt-BR"/>
              </w:rPr>
              <w:t xml:space="preserve"> informação e notificar a banda/artista sobre o convite</w:t>
            </w:r>
          </w:p>
        </w:tc>
      </w:tr>
      <w:tr w:rsidR="00FB706C" w14:paraId="2EF38D11" w14:textId="77777777" w:rsidTr="00A25D1A">
        <w:trPr>
          <w:trHeight w:val="345"/>
        </w:trPr>
        <w:tc>
          <w:tcPr>
            <w:tcW w:w="3175" w:type="dxa"/>
            <w:tcBorders>
              <w:top w:val="single" w:sz="4" w:space="0" w:color="000000"/>
              <w:bottom w:val="single" w:sz="4" w:space="0" w:color="000000"/>
              <w:right w:val="single" w:sz="4" w:space="0" w:color="000000"/>
            </w:tcBorders>
            <w:shd w:val="clear" w:color="auto" w:fill="D9D9D9"/>
          </w:tcPr>
          <w:p w14:paraId="5A95E6F2" w14:textId="77777777" w:rsidR="00FB706C" w:rsidRDefault="00FB706C" w:rsidP="00A25D1A">
            <w:pPr>
              <w:pStyle w:val="TableParagraph"/>
              <w:spacing w:line="225" w:lineRule="exact"/>
              <w:ind w:left="66"/>
              <w:jc w:val="center"/>
              <w:rPr>
                <w:b/>
                <w:sz w:val="20"/>
              </w:rPr>
            </w:pPr>
            <w:proofErr w:type="spellStart"/>
            <w:r>
              <w:rPr>
                <w:b/>
                <w:sz w:val="20"/>
              </w:rPr>
              <w:t>Restrições</w:t>
            </w:r>
            <w:proofErr w:type="spellEnd"/>
            <w:r>
              <w:rPr>
                <w:b/>
                <w:sz w:val="20"/>
              </w:rPr>
              <w:t>/</w:t>
            </w:r>
            <w:proofErr w:type="spellStart"/>
            <w:r>
              <w:rPr>
                <w:b/>
                <w:sz w:val="20"/>
              </w:rPr>
              <w:t>Validações</w:t>
            </w:r>
            <w:proofErr w:type="spellEnd"/>
          </w:p>
        </w:tc>
        <w:tc>
          <w:tcPr>
            <w:tcW w:w="5236" w:type="dxa"/>
            <w:tcBorders>
              <w:top w:val="single" w:sz="4" w:space="0" w:color="000000"/>
              <w:left w:val="single" w:sz="4" w:space="0" w:color="000000"/>
              <w:bottom w:val="single" w:sz="4" w:space="0" w:color="000000"/>
            </w:tcBorders>
          </w:tcPr>
          <w:p w14:paraId="43C9C767" w14:textId="77777777" w:rsidR="00FB706C" w:rsidRDefault="00FB706C" w:rsidP="00A25D1A">
            <w:pPr>
              <w:pStyle w:val="TableParagraph"/>
              <w:jc w:val="center"/>
              <w:rPr>
                <w:rFonts w:ascii="Times New Roman"/>
                <w:sz w:val="18"/>
              </w:rPr>
            </w:pPr>
          </w:p>
        </w:tc>
      </w:tr>
    </w:tbl>
    <w:p w14:paraId="50778610" w14:textId="77777777" w:rsidR="00FB706C" w:rsidRDefault="00FB706C" w:rsidP="00FB706C">
      <w:pPr>
        <w:spacing w:before="57"/>
        <w:ind w:left="1495" w:right="628"/>
        <w:rPr>
          <w:sz w:val="20"/>
        </w:rPr>
      </w:pPr>
      <w:r>
        <w:rPr>
          <w:sz w:val="20"/>
        </w:rPr>
        <w:t xml:space="preserve">                                         Fonte: Autor.</w:t>
      </w:r>
    </w:p>
    <w:p w14:paraId="34685369" w14:textId="77777777" w:rsidR="00F6322D" w:rsidRPr="006B5E1B" w:rsidRDefault="00F6322D" w:rsidP="006B5E1B">
      <w:pPr>
        <w:spacing w:before="57"/>
        <w:ind w:left="1495" w:right="628"/>
        <w:rPr>
          <w:sz w:val="20"/>
        </w:rPr>
      </w:pPr>
    </w:p>
    <w:sectPr w:rsidR="00F6322D" w:rsidRPr="006B5E1B" w:rsidSect="009E34BA">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hele schmidt" w:date="2019-03-13T19:25:00Z" w:initials="ms">
    <w:p w14:paraId="19934317" w14:textId="72A9EADF" w:rsidR="0096088E" w:rsidRDefault="0096088E">
      <w:pPr>
        <w:pStyle w:val="Textodecomentrio"/>
      </w:pPr>
      <w:r>
        <w:rPr>
          <w:rStyle w:val="Refdecomentrio"/>
        </w:rPr>
        <w:annotationRef/>
      </w:r>
      <w:r>
        <w:t>alterar</w:t>
      </w:r>
    </w:p>
  </w:comment>
  <w:comment w:id="5" w:author="michele schmidt" w:date="2019-03-13T19:26:00Z" w:initials="ms">
    <w:p w14:paraId="7BA46B30" w14:textId="7B8CA3D2" w:rsidR="0096088E" w:rsidRDefault="0096088E">
      <w:pPr>
        <w:pStyle w:val="Textodecomentrio"/>
      </w:pPr>
      <w:r>
        <w:rPr>
          <w:rStyle w:val="Refdecomentrio"/>
        </w:rPr>
        <w:annotationRef/>
      </w:r>
      <w:r>
        <w:t>revisar ao final</w:t>
      </w:r>
    </w:p>
  </w:comment>
  <w:comment w:id="20" w:author="michele schmidt" w:date="2019-03-13T22:26:00Z" w:initials="ms">
    <w:p w14:paraId="2E0E2CAB" w14:textId="1DD63571" w:rsidR="0096088E" w:rsidRDefault="0096088E">
      <w:pPr>
        <w:pStyle w:val="Textodecomentrio"/>
      </w:pPr>
      <w:r>
        <w:rPr>
          <w:rStyle w:val="Refdecomentrio"/>
        </w:rPr>
        <w:annotationRef/>
      </w:r>
      <w:r>
        <w:t>ampliar mais o capítulo</w:t>
      </w:r>
    </w:p>
  </w:comment>
  <w:comment w:id="36" w:author="michele schmidt" w:date="2019-03-13T19:46:00Z" w:initials="ms">
    <w:p w14:paraId="09027097" w14:textId="0933D158" w:rsidR="0096088E" w:rsidRDefault="0096088E">
      <w:pPr>
        <w:pStyle w:val="Textodecomentrio"/>
      </w:pPr>
      <w:r>
        <w:rPr>
          <w:rStyle w:val="Refdecomentrio"/>
        </w:rPr>
        <w:annotationRef/>
      </w:r>
      <w:r>
        <w:t>buscar referência teórica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934317" w15:done="0"/>
  <w15:commentEx w15:paraId="7BA46B30" w15:done="0"/>
  <w15:commentEx w15:paraId="2E0E2CAB" w15:done="0"/>
  <w15:commentEx w15:paraId="090270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934317" w16cid:durableId="2033D7C7"/>
  <w16cid:commentId w16cid:paraId="7BA46B30" w16cid:durableId="2033D7DD"/>
  <w16cid:commentId w16cid:paraId="2E0E2CAB" w16cid:durableId="20340225"/>
  <w16cid:commentId w16cid:paraId="09027097" w16cid:durableId="2033DC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2017C" w14:textId="77777777" w:rsidR="001560B9" w:rsidRDefault="001560B9" w:rsidP="00B44A6B">
      <w:pPr>
        <w:spacing w:after="0" w:line="240" w:lineRule="auto"/>
      </w:pPr>
      <w:r>
        <w:separator/>
      </w:r>
    </w:p>
  </w:endnote>
  <w:endnote w:type="continuationSeparator" w:id="0">
    <w:p w14:paraId="6978FFD0" w14:textId="77777777" w:rsidR="001560B9" w:rsidRDefault="001560B9" w:rsidP="00B44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260FA" w14:textId="77777777" w:rsidR="001560B9" w:rsidRDefault="001560B9" w:rsidP="00B44A6B">
      <w:pPr>
        <w:spacing w:after="0" w:line="240" w:lineRule="auto"/>
      </w:pPr>
      <w:r>
        <w:separator/>
      </w:r>
    </w:p>
  </w:footnote>
  <w:footnote w:type="continuationSeparator" w:id="0">
    <w:p w14:paraId="25B639E9" w14:textId="77777777" w:rsidR="001560B9" w:rsidRDefault="001560B9" w:rsidP="00B44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4E051" w14:textId="5B50BE75" w:rsidR="0096088E" w:rsidRDefault="0096088E">
    <w:pPr>
      <w:pStyle w:val="Cabealho"/>
      <w:jc w:val="right"/>
    </w:pPr>
  </w:p>
  <w:p w14:paraId="512E2DE9" w14:textId="77777777" w:rsidR="0096088E" w:rsidRDefault="009608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66548"/>
      <w:docPartObj>
        <w:docPartGallery w:val="Page Numbers (Top of Page)"/>
        <w:docPartUnique/>
      </w:docPartObj>
    </w:sdtPr>
    <w:sdtContent>
      <w:p w14:paraId="0729F9E4" w14:textId="35E8CA9C" w:rsidR="0096088E" w:rsidRDefault="0096088E">
        <w:pPr>
          <w:pStyle w:val="Cabealho"/>
          <w:jc w:val="right"/>
        </w:pPr>
        <w:r>
          <w:fldChar w:fldCharType="begin"/>
        </w:r>
        <w:r>
          <w:instrText>PAGE   \* MERGEFORMAT</w:instrText>
        </w:r>
        <w:r>
          <w:fldChar w:fldCharType="separate"/>
        </w:r>
        <w:r w:rsidRPr="00C1161F">
          <w:rPr>
            <w:noProof/>
            <w:lang w:val="pt-BR"/>
          </w:rPr>
          <w:t>10</w:t>
        </w:r>
        <w:r>
          <w:fldChar w:fldCharType="end"/>
        </w:r>
      </w:p>
    </w:sdtContent>
  </w:sdt>
  <w:p w14:paraId="6F0FF820" w14:textId="3C14DB33" w:rsidR="0096088E" w:rsidRDefault="0096088E" w:rsidP="00B8410C">
    <w:pPr>
      <w:pStyle w:val="Cabealho"/>
      <w:tabs>
        <w:tab w:val="clear" w:pos="4252"/>
        <w:tab w:val="clear" w:pos="8504"/>
        <w:tab w:val="left" w:pos="727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524683"/>
      <w:docPartObj>
        <w:docPartGallery w:val="Page Numbers (Top of Page)"/>
        <w:docPartUnique/>
      </w:docPartObj>
    </w:sdtPr>
    <w:sdtEndPr>
      <w:rPr>
        <w:sz w:val="20"/>
        <w:szCs w:val="20"/>
      </w:rPr>
    </w:sdtEndPr>
    <w:sdtContent>
      <w:p w14:paraId="0AD99F95" w14:textId="09171929" w:rsidR="0096088E" w:rsidRPr="00643EB3" w:rsidRDefault="0096088E">
        <w:pPr>
          <w:pStyle w:val="Cabealho"/>
          <w:jc w:val="right"/>
          <w:rPr>
            <w:sz w:val="20"/>
            <w:szCs w:val="20"/>
          </w:rPr>
        </w:pPr>
        <w:r w:rsidRPr="00643EB3">
          <w:rPr>
            <w:sz w:val="20"/>
            <w:szCs w:val="20"/>
          </w:rPr>
          <w:fldChar w:fldCharType="begin"/>
        </w:r>
        <w:r w:rsidRPr="00643EB3">
          <w:rPr>
            <w:sz w:val="20"/>
            <w:szCs w:val="20"/>
          </w:rPr>
          <w:instrText>PAGE   \* MERGEFORMAT</w:instrText>
        </w:r>
        <w:r w:rsidRPr="00643EB3">
          <w:rPr>
            <w:sz w:val="20"/>
            <w:szCs w:val="20"/>
          </w:rPr>
          <w:fldChar w:fldCharType="separate"/>
        </w:r>
        <w:r w:rsidRPr="00F31FC5">
          <w:rPr>
            <w:noProof/>
            <w:sz w:val="20"/>
            <w:szCs w:val="20"/>
            <w:lang w:val="pt-BR"/>
          </w:rPr>
          <w:t>18</w:t>
        </w:r>
        <w:r w:rsidRPr="00643EB3">
          <w:rPr>
            <w:sz w:val="20"/>
            <w:szCs w:val="20"/>
          </w:rPr>
          <w:fldChar w:fldCharType="end"/>
        </w:r>
      </w:p>
    </w:sdtContent>
  </w:sdt>
  <w:p w14:paraId="24C61C70" w14:textId="77777777" w:rsidR="0096088E" w:rsidRDefault="009608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48C2"/>
    <w:multiLevelType w:val="hybridMultilevel"/>
    <w:tmpl w:val="EFD8B996"/>
    <w:lvl w:ilvl="0" w:tplc="291A1B1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2B4243"/>
    <w:multiLevelType w:val="multilevel"/>
    <w:tmpl w:val="AD90E4B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15:restartNumberingAfterBreak="0">
    <w:nsid w:val="049A35CC"/>
    <w:multiLevelType w:val="hybridMultilevel"/>
    <w:tmpl w:val="515A402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 w15:restartNumberingAfterBreak="0">
    <w:nsid w:val="0574516D"/>
    <w:multiLevelType w:val="hybridMultilevel"/>
    <w:tmpl w:val="3AFC52A0"/>
    <w:lvl w:ilvl="0" w:tplc="AD7CEC9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55280A"/>
    <w:multiLevelType w:val="hybridMultilevel"/>
    <w:tmpl w:val="706668F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5" w15:restartNumberingAfterBreak="0">
    <w:nsid w:val="06C84A52"/>
    <w:multiLevelType w:val="hybridMultilevel"/>
    <w:tmpl w:val="C58404F8"/>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6" w15:restartNumberingAfterBreak="0">
    <w:nsid w:val="09B75B10"/>
    <w:multiLevelType w:val="multilevel"/>
    <w:tmpl w:val="7D6A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76059D"/>
    <w:multiLevelType w:val="hybridMultilevel"/>
    <w:tmpl w:val="F3EA1A9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4515D9A"/>
    <w:multiLevelType w:val="hybridMultilevel"/>
    <w:tmpl w:val="67A80A7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24963D70"/>
    <w:multiLevelType w:val="multilevel"/>
    <w:tmpl w:val="4B708A1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0" w15:restartNumberingAfterBreak="0">
    <w:nsid w:val="2ADE501C"/>
    <w:multiLevelType w:val="multilevel"/>
    <w:tmpl w:val="19F2DEB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1" w15:restartNumberingAfterBreak="0">
    <w:nsid w:val="387A6EAD"/>
    <w:multiLevelType w:val="hybridMultilevel"/>
    <w:tmpl w:val="5184B3E8"/>
    <w:lvl w:ilvl="0" w:tplc="79947F6C">
      <w:start w:val="1"/>
      <w:numFmt w:val="decimal"/>
      <w:lvlText w:val="%1)"/>
      <w:lvlJc w:val="left"/>
      <w:pPr>
        <w:ind w:left="720" w:hanging="360"/>
      </w:pPr>
      <w:rPr>
        <w:rFonts w:ascii="Arial" w:eastAsiaTheme="minorHAnsi" w:hAnsi="Arial" w:cs="Arial" w:hint="default"/>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AEA662E"/>
    <w:multiLevelType w:val="hybridMultilevel"/>
    <w:tmpl w:val="7C3CAD90"/>
    <w:lvl w:ilvl="0" w:tplc="04160001">
      <w:start w:val="1"/>
      <w:numFmt w:val="bullet"/>
      <w:lvlText w:val=""/>
      <w:lvlJc w:val="left"/>
      <w:pPr>
        <w:ind w:left="1635" w:hanging="360"/>
      </w:pPr>
      <w:rPr>
        <w:rFonts w:ascii="Symbol" w:hAnsi="Symbol" w:hint="default"/>
      </w:rPr>
    </w:lvl>
    <w:lvl w:ilvl="1" w:tplc="04160003" w:tentative="1">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13" w15:restartNumberingAfterBreak="0">
    <w:nsid w:val="3CBC263E"/>
    <w:multiLevelType w:val="multilevel"/>
    <w:tmpl w:val="A0F68D7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4" w15:restartNumberingAfterBreak="0">
    <w:nsid w:val="432B101D"/>
    <w:multiLevelType w:val="hybridMultilevel"/>
    <w:tmpl w:val="63E84D54"/>
    <w:lvl w:ilvl="0" w:tplc="0F46672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7444B24"/>
    <w:multiLevelType w:val="hybridMultilevel"/>
    <w:tmpl w:val="68B41E3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B897F72"/>
    <w:multiLevelType w:val="hybridMultilevel"/>
    <w:tmpl w:val="00900F4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7" w15:restartNumberingAfterBreak="0">
    <w:nsid w:val="558D597B"/>
    <w:multiLevelType w:val="hybridMultilevel"/>
    <w:tmpl w:val="0428C7C8"/>
    <w:lvl w:ilvl="0" w:tplc="C7B2A5EA">
      <w:start w:val="1"/>
      <w:numFmt w:val="decimal"/>
      <w:lvlText w:val="%1."/>
      <w:lvlJc w:val="left"/>
      <w:pPr>
        <w:ind w:left="1429" w:hanging="360"/>
      </w:pPr>
      <w:rPr>
        <w:b w:val="0"/>
        <w:sz w:val="24"/>
        <w:szCs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5A2D2980"/>
    <w:multiLevelType w:val="hybridMultilevel"/>
    <w:tmpl w:val="9E465CC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5D7D4509"/>
    <w:multiLevelType w:val="hybridMultilevel"/>
    <w:tmpl w:val="7DEC69D0"/>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20" w15:restartNumberingAfterBreak="0">
    <w:nsid w:val="67324465"/>
    <w:multiLevelType w:val="hybridMultilevel"/>
    <w:tmpl w:val="EFD8B996"/>
    <w:lvl w:ilvl="0" w:tplc="291A1B1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3"/>
  </w:num>
  <w:num w:numId="3">
    <w:abstractNumId w:val="10"/>
  </w:num>
  <w:num w:numId="4">
    <w:abstractNumId w:val="1"/>
  </w:num>
  <w:num w:numId="5">
    <w:abstractNumId w:val="9"/>
  </w:num>
  <w:num w:numId="6">
    <w:abstractNumId w:val="12"/>
  </w:num>
  <w:num w:numId="7">
    <w:abstractNumId w:val="16"/>
  </w:num>
  <w:num w:numId="8">
    <w:abstractNumId w:val="8"/>
  </w:num>
  <w:num w:numId="9">
    <w:abstractNumId w:val="17"/>
  </w:num>
  <w:num w:numId="10">
    <w:abstractNumId w:val="5"/>
  </w:num>
  <w:num w:numId="11">
    <w:abstractNumId w:val="4"/>
  </w:num>
  <w:num w:numId="12">
    <w:abstractNumId w:val="7"/>
  </w:num>
  <w:num w:numId="13">
    <w:abstractNumId w:val="18"/>
  </w:num>
  <w:num w:numId="14">
    <w:abstractNumId w:val="19"/>
  </w:num>
  <w:num w:numId="15">
    <w:abstractNumId w:val="3"/>
  </w:num>
  <w:num w:numId="16">
    <w:abstractNumId w:val="14"/>
  </w:num>
  <w:num w:numId="17">
    <w:abstractNumId w:val="0"/>
  </w:num>
  <w:num w:numId="18">
    <w:abstractNumId w:val="15"/>
  </w:num>
  <w:num w:numId="19">
    <w:abstractNumId w:val="6"/>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ele schmidt">
    <w15:presenceInfo w15:providerId="Windows Live" w15:userId="65de02e55c877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03D"/>
    <w:rsid w:val="0000182D"/>
    <w:rsid w:val="00001861"/>
    <w:rsid w:val="000033D8"/>
    <w:rsid w:val="000042A1"/>
    <w:rsid w:val="000042BD"/>
    <w:rsid w:val="00004EDB"/>
    <w:rsid w:val="00005873"/>
    <w:rsid w:val="00005D80"/>
    <w:rsid w:val="000066A1"/>
    <w:rsid w:val="00007527"/>
    <w:rsid w:val="000109BF"/>
    <w:rsid w:val="00011700"/>
    <w:rsid w:val="00011E5D"/>
    <w:rsid w:val="00012AF2"/>
    <w:rsid w:val="000153BE"/>
    <w:rsid w:val="00015F90"/>
    <w:rsid w:val="0002004F"/>
    <w:rsid w:val="000223D5"/>
    <w:rsid w:val="00022A5D"/>
    <w:rsid w:val="000231DF"/>
    <w:rsid w:val="0002329A"/>
    <w:rsid w:val="00024BB9"/>
    <w:rsid w:val="00024D64"/>
    <w:rsid w:val="000250C1"/>
    <w:rsid w:val="000254E3"/>
    <w:rsid w:val="00026BED"/>
    <w:rsid w:val="0002705E"/>
    <w:rsid w:val="000273C9"/>
    <w:rsid w:val="00027B63"/>
    <w:rsid w:val="00030357"/>
    <w:rsid w:val="000307F7"/>
    <w:rsid w:val="00030A65"/>
    <w:rsid w:val="00031457"/>
    <w:rsid w:val="0003203E"/>
    <w:rsid w:val="00033EC4"/>
    <w:rsid w:val="00035A9D"/>
    <w:rsid w:val="00036EBE"/>
    <w:rsid w:val="00036F5D"/>
    <w:rsid w:val="00037C90"/>
    <w:rsid w:val="00037D48"/>
    <w:rsid w:val="00041C93"/>
    <w:rsid w:val="00042D43"/>
    <w:rsid w:val="00042FBE"/>
    <w:rsid w:val="00043208"/>
    <w:rsid w:val="00043D6D"/>
    <w:rsid w:val="00045DAE"/>
    <w:rsid w:val="000464FF"/>
    <w:rsid w:val="000466CD"/>
    <w:rsid w:val="00047E25"/>
    <w:rsid w:val="000526BF"/>
    <w:rsid w:val="0005380E"/>
    <w:rsid w:val="000538CC"/>
    <w:rsid w:val="00053F4F"/>
    <w:rsid w:val="00054EFB"/>
    <w:rsid w:val="00055760"/>
    <w:rsid w:val="000557A2"/>
    <w:rsid w:val="00055D9F"/>
    <w:rsid w:val="00056754"/>
    <w:rsid w:val="00056D62"/>
    <w:rsid w:val="0006049F"/>
    <w:rsid w:val="000606EA"/>
    <w:rsid w:val="000609C0"/>
    <w:rsid w:val="00060B30"/>
    <w:rsid w:val="00061862"/>
    <w:rsid w:val="00062230"/>
    <w:rsid w:val="00062233"/>
    <w:rsid w:val="00062D8E"/>
    <w:rsid w:val="00062F35"/>
    <w:rsid w:val="000634EF"/>
    <w:rsid w:val="00063F7F"/>
    <w:rsid w:val="000643B0"/>
    <w:rsid w:val="00065644"/>
    <w:rsid w:val="0007012F"/>
    <w:rsid w:val="000709B9"/>
    <w:rsid w:val="00071D9D"/>
    <w:rsid w:val="00072787"/>
    <w:rsid w:val="00072DCD"/>
    <w:rsid w:val="00072FA0"/>
    <w:rsid w:val="000737FC"/>
    <w:rsid w:val="0007391C"/>
    <w:rsid w:val="00073939"/>
    <w:rsid w:val="00073DFB"/>
    <w:rsid w:val="000744DC"/>
    <w:rsid w:val="000756B2"/>
    <w:rsid w:val="00075A27"/>
    <w:rsid w:val="00075AA8"/>
    <w:rsid w:val="00077061"/>
    <w:rsid w:val="00077B54"/>
    <w:rsid w:val="00077DA1"/>
    <w:rsid w:val="00077F08"/>
    <w:rsid w:val="000800D4"/>
    <w:rsid w:val="0008070F"/>
    <w:rsid w:val="00081BF8"/>
    <w:rsid w:val="00083874"/>
    <w:rsid w:val="00083CFE"/>
    <w:rsid w:val="0008420E"/>
    <w:rsid w:val="000867FB"/>
    <w:rsid w:val="00086FE4"/>
    <w:rsid w:val="00090318"/>
    <w:rsid w:val="00090C3A"/>
    <w:rsid w:val="00090E5F"/>
    <w:rsid w:val="00091ADA"/>
    <w:rsid w:val="000925B3"/>
    <w:rsid w:val="00092D3B"/>
    <w:rsid w:val="00093888"/>
    <w:rsid w:val="000944C0"/>
    <w:rsid w:val="00094CB2"/>
    <w:rsid w:val="000958AF"/>
    <w:rsid w:val="00095906"/>
    <w:rsid w:val="00095A78"/>
    <w:rsid w:val="0009626D"/>
    <w:rsid w:val="000969D8"/>
    <w:rsid w:val="00096DC3"/>
    <w:rsid w:val="000A01AE"/>
    <w:rsid w:val="000A0896"/>
    <w:rsid w:val="000A2BCC"/>
    <w:rsid w:val="000A34A0"/>
    <w:rsid w:val="000A4C58"/>
    <w:rsid w:val="000A60F5"/>
    <w:rsid w:val="000B0124"/>
    <w:rsid w:val="000B0133"/>
    <w:rsid w:val="000B0CE5"/>
    <w:rsid w:val="000B130C"/>
    <w:rsid w:val="000B33EB"/>
    <w:rsid w:val="000B3EED"/>
    <w:rsid w:val="000B56F6"/>
    <w:rsid w:val="000B6459"/>
    <w:rsid w:val="000C02D6"/>
    <w:rsid w:val="000C0FB2"/>
    <w:rsid w:val="000C1024"/>
    <w:rsid w:val="000C25F1"/>
    <w:rsid w:val="000C28A4"/>
    <w:rsid w:val="000C3581"/>
    <w:rsid w:val="000C3D9E"/>
    <w:rsid w:val="000C42B1"/>
    <w:rsid w:val="000C5F8A"/>
    <w:rsid w:val="000C7BC6"/>
    <w:rsid w:val="000D06E8"/>
    <w:rsid w:val="000D26D7"/>
    <w:rsid w:val="000D3D7F"/>
    <w:rsid w:val="000D468C"/>
    <w:rsid w:val="000D5204"/>
    <w:rsid w:val="000D57A1"/>
    <w:rsid w:val="000D5D30"/>
    <w:rsid w:val="000D6A94"/>
    <w:rsid w:val="000D79A5"/>
    <w:rsid w:val="000E0C32"/>
    <w:rsid w:val="000E34E7"/>
    <w:rsid w:val="000E449C"/>
    <w:rsid w:val="000E44AC"/>
    <w:rsid w:val="000E59B1"/>
    <w:rsid w:val="000E6765"/>
    <w:rsid w:val="000E7006"/>
    <w:rsid w:val="000E761A"/>
    <w:rsid w:val="000F0AB8"/>
    <w:rsid w:val="000F0FB7"/>
    <w:rsid w:val="000F144E"/>
    <w:rsid w:val="000F14C3"/>
    <w:rsid w:val="000F1778"/>
    <w:rsid w:val="000F1CA4"/>
    <w:rsid w:val="000F1FF0"/>
    <w:rsid w:val="000F204E"/>
    <w:rsid w:val="000F24B6"/>
    <w:rsid w:val="000F5254"/>
    <w:rsid w:val="000F619D"/>
    <w:rsid w:val="00102DFD"/>
    <w:rsid w:val="001031EC"/>
    <w:rsid w:val="001036F7"/>
    <w:rsid w:val="00103B11"/>
    <w:rsid w:val="00104A5F"/>
    <w:rsid w:val="0010500D"/>
    <w:rsid w:val="0010516C"/>
    <w:rsid w:val="001056AD"/>
    <w:rsid w:val="00105823"/>
    <w:rsid w:val="00105C29"/>
    <w:rsid w:val="00106F76"/>
    <w:rsid w:val="00107DDA"/>
    <w:rsid w:val="00107DEA"/>
    <w:rsid w:val="001102DF"/>
    <w:rsid w:val="0011076A"/>
    <w:rsid w:val="00110A74"/>
    <w:rsid w:val="00110AEE"/>
    <w:rsid w:val="00110B76"/>
    <w:rsid w:val="00110F11"/>
    <w:rsid w:val="00111935"/>
    <w:rsid w:val="0011372B"/>
    <w:rsid w:val="0011383C"/>
    <w:rsid w:val="00113B2A"/>
    <w:rsid w:val="0011630F"/>
    <w:rsid w:val="001173ED"/>
    <w:rsid w:val="0011761E"/>
    <w:rsid w:val="001179C4"/>
    <w:rsid w:val="00117A87"/>
    <w:rsid w:val="00121DD5"/>
    <w:rsid w:val="00121FC3"/>
    <w:rsid w:val="001235A9"/>
    <w:rsid w:val="0012366B"/>
    <w:rsid w:val="001236FA"/>
    <w:rsid w:val="00123FA3"/>
    <w:rsid w:val="00123FF2"/>
    <w:rsid w:val="001259C6"/>
    <w:rsid w:val="00125F93"/>
    <w:rsid w:val="00126058"/>
    <w:rsid w:val="00126DF0"/>
    <w:rsid w:val="00131101"/>
    <w:rsid w:val="0013115C"/>
    <w:rsid w:val="0013161A"/>
    <w:rsid w:val="00131B33"/>
    <w:rsid w:val="00132410"/>
    <w:rsid w:val="00133244"/>
    <w:rsid w:val="00133C51"/>
    <w:rsid w:val="00134902"/>
    <w:rsid w:val="00135276"/>
    <w:rsid w:val="00135AE9"/>
    <w:rsid w:val="00136701"/>
    <w:rsid w:val="00136EB6"/>
    <w:rsid w:val="00136F1B"/>
    <w:rsid w:val="00137DD9"/>
    <w:rsid w:val="00137FA2"/>
    <w:rsid w:val="00137FB8"/>
    <w:rsid w:val="00140AE3"/>
    <w:rsid w:val="001415A2"/>
    <w:rsid w:val="00142C1F"/>
    <w:rsid w:val="0014346D"/>
    <w:rsid w:val="0014352F"/>
    <w:rsid w:val="00143A2B"/>
    <w:rsid w:val="0014534B"/>
    <w:rsid w:val="00146578"/>
    <w:rsid w:val="00147CE7"/>
    <w:rsid w:val="00152E0F"/>
    <w:rsid w:val="001535D1"/>
    <w:rsid w:val="00154CB0"/>
    <w:rsid w:val="00155F43"/>
    <w:rsid w:val="001560B9"/>
    <w:rsid w:val="00160193"/>
    <w:rsid w:val="0016019F"/>
    <w:rsid w:val="001605A9"/>
    <w:rsid w:val="00160B1D"/>
    <w:rsid w:val="001631BF"/>
    <w:rsid w:val="001654FF"/>
    <w:rsid w:val="00165D57"/>
    <w:rsid w:val="0016607E"/>
    <w:rsid w:val="001667D6"/>
    <w:rsid w:val="00166B61"/>
    <w:rsid w:val="001672C0"/>
    <w:rsid w:val="00170981"/>
    <w:rsid w:val="00172E58"/>
    <w:rsid w:val="00173F42"/>
    <w:rsid w:val="00173FBC"/>
    <w:rsid w:val="0017411E"/>
    <w:rsid w:val="001744B6"/>
    <w:rsid w:val="00174C5B"/>
    <w:rsid w:val="00174C8B"/>
    <w:rsid w:val="001750F0"/>
    <w:rsid w:val="00175AE6"/>
    <w:rsid w:val="00176619"/>
    <w:rsid w:val="00177193"/>
    <w:rsid w:val="00180632"/>
    <w:rsid w:val="00180B5F"/>
    <w:rsid w:val="00181E24"/>
    <w:rsid w:val="001843A5"/>
    <w:rsid w:val="00184EF8"/>
    <w:rsid w:val="0018561A"/>
    <w:rsid w:val="00187952"/>
    <w:rsid w:val="00187EDE"/>
    <w:rsid w:val="00187F7C"/>
    <w:rsid w:val="0019089C"/>
    <w:rsid w:val="00191586"/>
    <w:rsid w:val="001916AF"/>
    <w:rsid w:val="00193D45"/>
    <w:rsid w:val="001945E5"/>
    <w:rsid w:val="0019495C"/>
    <w:rsid w:val="00195253"/>
    <w:rsid w:val="0019683F"/>
    <w:rsid w:val="001A0BE1"/>
    <w:rsid w:val="001A0FC8"/>
    <w:rsid w:val="001A1DEE"/>
    <w:rsid w:val="001A480A"/>
    <w:rsid w:val="001A562C"/>
    <w:rsid w:val="001A573B"/>
    <w:rsid w:val="001A6A4A"/>
    <w:rsid w:val="001A6D6F"/>
    <w:rsid w:val="001B0671"/>
    <w:rsid w:val="001B1546"/>
    <w:rsid w:val="001B1D51"/>
    <w:rsid w:val="001B257A"/>
    <w:rsid w:val="001B2EF9"/>
    <w:rsid w:val="001B3A6D"/>
    <w:rsid w:val="001B4AFF"/>
    <w:rsid w:val="001B621A"/>
    <w:rsid w:val="001B64EC"/>
    <w:rsid w:val="001B6F97"/>
    <w:rsid w:val="001B7C3C"/>
    <w:rsid w:val="001C029C"/>
    <w:rsid w:val="001C109F"/>
    <w:rsid w:val="001C1BD3"/>
    <w:rsid w:val="001C1CDB"/>
    <w:rsid w:val="001C1FAF"/>
    <w:rsid w:val="001C231A"/>
    <w:rsid w:val="001C2655"/>
    <w:rsid w:val="001C31AF"/>
    <w:rsid w:val="001C5FC2"/>
    <w:rsid w:val="001C63A6"/>
    <w:rsid w:val="001C67C9"/>
    <w:rsid w:val="001C75EF"/>
    <w:rsid w:val="001C7906"/>
    <w:rsid w:val="001D06E4"/>
    <w:rsid w:val="001D0ED0"/>
    <w:rsid w:val="001D1A70"/>
    <w:rsid w:val="001D22F7"/>
    <w:rsid w:val="001D2C54"/>
    <w:rsid w:val="001D2ED3"/>
    <w:rsid w:val="001D2F3B"/>
    <w:rsid w:val="001D330B"/>
    <w:rsid w:val="001D3BEF"/>
    <w:rsid w:val="001D4444"/>
    <w:rsid w:val="001D512D"/>
    <w:rsid w:val="001D54AB"/>
    <w:rsid w:val="001D6ABB"/>
    <w:rsid w:val="001D6C41"/>
    <w:rsid w:val="001D728E"/>
    <w:rsid w:val="001D7925"/>
    <w:rsid w:val="001D79F4"/>
    <w:rsid w:val="001E09BA"/>
    <w:rsid w:val="001E0DCC"/>
    <w:rsid w:val="001E1C92"/>
    <w:rsid w:val="001E2D89"/>
    <w:rsid w:val="001E3FC0"/>
    <w:rsid w:val="001E42AA"/>
    <w:rsid w:val="001E4773"/>
    <w:rsid w:val="001E4B98"/>
    <w:rsid w:val="001E50B0"/>
    <w:rsid w:val="001E5F90"/>
    <w:rsid w:val="001E6206"/>
    <w:rsid w:val="001E6A12"/>
    <w:rsid w:val="001E707E"/>
    <w:rsid w:val="001E76B2"/>
    <w:rsid w:val="001E7FBF"/>
    <w:rsid w:val="001F4357"/>
    <w:rsid w:val="001F5A96"/>
    <w:rsid w:val="001F5B65"/>
    <w:rsid w:val="001F6DA3"/>
    <w:rsid w:val="001F6E74"/>
    <w:rsid w:val="001F6F46"/>
    <w:rsid w:val="001F7B10"/>
    <w:rsid w:val="0020285C"/>
    <w:rsid w:val="00203BB8"/>
    <w:rsid w:val="00204681"/>
    <w:rsid w:val="00206D82"/>
    <w:rsid w:val="002070C7"/>
    <w:rsid w:val="00207E89"/>
    <w:rsid w:val="00210A54"/>
    <w:rsid w:val="00210D94"/>
    <w:rsid w:val="00210F63"/>
    <w:rsid w:val="00211CCD"/>
    <w:rsid w:val="00212774"/>
    <w:rsid w:val="00212A9B"/>
    <w:rsid w:val="00213204"/>
    <w:rsid w:val="002137DA"/>
    <w:rsid w:val="00213D69"/>
    <w:rsid w:val="00213F57"/>
    <w:rsid w:val="002143C4"/>
    <w:rsid w:val="00215EED"/>
    <w:rsid w:val="0021764A"/>
    <w:rsid w:val="00220A66"/>
    <w:rsid w:val="00221121"/>
    <w:rsid w:val="00221124"/>
    <w:rsid w:val="0022121F"/>
    <w:rsid w:val="00221768"/>
    <w:rsid w:val="00221A17"/>
    <w:rsid w:val="00222D22"/>
    <w:rsid w:val="002237D7"/>
    <w:rsid w:val="002245D2"/>
    <w:rsid w:val="00224EE8"/>
    <w:rsid w:val="00224F5B"/>
    <w:rsid w:val="00225097"/>
    <w:rsid w:val="00225528"/>
    <w:rsid w:val="00225594"/>
    <w:rsid w:val="00227096"/>
    <w:rsid w:val="00230740"/>
    <w:rsid w:val="002308AF"/>
    <w:rsid w:val="00232234"/>
    <w:rsid w:val="002322DC"/>
    <w:rsid w:val="00232E12"/>
    <w:rsid w:val="00233453"/>
    <w:rsid w:val="00234693"/>
    <w:rsid w:val="0023486D"/>
    <w:rsid w:val="002355F5"/>
    <w:rsid w:val="00235C0A"/>
    <w:rsid w:val="00236865"/>
    <w:rsid w:val="00236B14"/>
    <w:rsid w:val="0023703F"/>
    <w:rsid w:val="002371AB"/>
    <w:rsid w:val="00237A88"/>
    <w:rsid w:val="00242B43"/>
    <w:rsid w:val="00243B2E"/>
    <w:rsid w:val="002446C4"/>
    <w:rsid w:val="0024520A"/>
    <w:rsid w:val="00247942"/>
    <w:rsid w:val="00250ED8"/>
    <w:rsid w:val="0025114E"/>
    <w:rsid w:val="00252123"/>
    <w:rsid w:val="00252C62"/>
    <w:rsid w:val="0025390E"/>
    <w:rsid w:val="00253A54"/>
    <w:rsid w:val="00253B25"/>
    <w:rsid w:val="00254385"/>
    <w:rsid w:val="00254C9B"/>
    <w:rsid w:val="00254DD0"/>
    <w:rsid w:val="00254F39"/>
    <w:rsid w:val="002555E6"/>
    <w:rsid w:val="00255D5C"/>
    <w:rsid w:val="00256EA2"/>
    <w:rsid w:val="002574F0"/>
    <w:rsid w:val="0026064B"/>
    <w:rsid w:val="00263471"/>
    <w:rsid w:val="002644AE"/>
    <w:rsid w:val="00264D23"/>
    <w:rsid w:val="00265A80"/>
    <w:rsid w:val="00265F05"/>
    <w:rsid w:val="002661C6"/>
    <w:rsid w:val="00266940"/>
    <w:rsid w:val="00266E42"/>
    <w:rsid w:val="00267334"/>
    <w:rsid w:val="00267848"/>
    <w:rsid w:val="00271053"/>
    <w:rsid w:val="0027105E"/>
    <w:rsid w:val="0027148C"/>
    <w:rsid w:val="00272B46"/>
    <w:rsid w:val="0027312F"/>
    <w:rsid w:val="0027332C"/>
    <w:rsid w:val="00274100"/>
    <w:rsid w:val="00275518"/>
    <w:rsid w:val="00275570"/>
    <w:rsid w:val="00275923"/>
    <w:rsid w:val="00276B76"/>
    <w:rsid w:val="00276BA8"/>
    <w:rsid w:val="00277298"/>
    <w:rsid w:val="00281609"/>
    <w:rsid w:val="002826C0"/>
    <w:rsid w:val="00282C60"/>
    <w:rsid w:val="0028397C"/>
    <w:rsid w:val="00284707"/>
    <w:rsid w:val="00284A91"/>
    <w:rsid w:val="002861BD"/>
    <w:rsid w:val="00286E85"/>
    <w:rsid w:val="00287181"/>
    <w:rsid w:val="00287789"/>
    <w:rsid w:val="00287C76"/>
    <w:rsid w:val="0029000F"/>
    <w:rsid w:val="002906C5"/>
    <w:rsid w:val="00290C43"/>
    <w:rsid w:val="0029169E"/>
    <w:rsid w:val="0029422A"/>
    <w:rsid w:val="00296207"/>
    <w:rsid w:val="0029622F"/>
    <w:rsid w:val="00296BE6"/>
    <w:rsid w:val="00297F5D"/>
    <w:rsid w:val="002A01D0"/>
    <w:rsid w:val="002A0296"/>
    <w:rsid w:val="002A0961"/>
    <w:rsid w:val="002A3D87"/>
    <w:rsid w:val="002A4ABA"/>
    <w:rsid w:val="002A5467"/>
    <w:rsid w:val="002A5983"/>
    <w:rsid w:val="002B0DBF"/>
    <w:rsid w:val="002B5479"/>
    <w:rsid w:val="002B78F1"/>
    <w:rsid w:val="002B7EBD"/>
    <w:rsid w:val="002C001E"/>
    <w:rsid w:val="002C05FC"/>
    <w:rsid w:val="002C1888"/>
    <w:rsid w:val="002C1932"/>
    <w:rsid w:val="002C24DC"/>
    <w:rsid w:val="002C2A64"/>
    <w:rsid w:val="002C2C54"/>
    <w:rsid w:val="002C35B9"/>
    <w:rsid w:val="002C3EDF"/>
    <w:rsid w:val="002C432E"/>
    <w:rsid w:val="002C4C26"/>
    <w:rsid w:val="002C5078"/>
    <w:rsid w:val="002C5406"/>
    <w:rsid w:val="002C569A"/>
    <w:rsid w:val="002C5AE9"/>
    <w:rsid w:val="002C6576"/>
    <w:rsid w:val="002C6633"/>
    <w:rsid w:val="002C67CF"/>
    <w:rsid w:val="002C683B"/>
    <w:rsid w:val="002C68A0"/>
    <w:rsid w:val="002C72C4"/>
    <w:rsid w:val="002D03A3"/>
    <w:rsid w:val="002D2308"/>
    <w:rsid w:val="002D2722"/>
    <w:rsid w:val="002D28CC"/>
    <w:rsid w:val="002D2FAF"/>
    <w:rsid w:val="002D3CE6"/>
    <w:rsid w:val="002D3FCF"/>
    <w:rsid w:val="002D5FE4"/>
    <w:rsid w:val="002D6846"/>
    <w:rsid w:val="002D6B5E"/>
    <w:rsid w:val="002E0B88"/>
    <w:rsid w:val="002E0CFA"/>
    <w:rsid w:val="002E0DA9"/>
    <w:rsid w:val="002E0DCD"/>
    <w:rsid w:val="002E1EAB"/>
    <w:rsid w:val="002E3213"/>
    <w:rsid w:val="002E348B"/>
    <w:rsid w:val="002E4921"/>
    <w:rsid w:val="002E4BF4"/>
    <w:rsid w:val="002E4E0D"/>
    <w:rsid w:val="002E75C4"/>
    <w:rsid w:val="002F0C0E"/>
    <w:rsid w:val="002F1063"/>
    <w:rsid w:val="002F10A5"/>
    <w:rsid w:val="002F179D"/>
    <w:rsid w:val="002F1DB7"/>
    <w:rsid w:val="002F29B1"/>
    <w:rsid w:val="002F2E2C"/>
    <w:rsid w:val="002F3333"/>
    <w:rsid w:val="002F3DD9"/>
    <w:rsid w:val="002F4C03"/>
    <w:rsid w:val="002F5704"/>
    <w:rsid w:val="002F60BD"/>
    <w:rsid w:val="002F634D"/>
    <w:rsid w:val="002F659A"/>
    <w:rsid w:val="002F67A0"/>
    <w:rsid w:val="002F7D9E"/>
    <w:rsid w:val="00300F66"/>
    <w:rsid w:val="00301E4C"/>
    <w:rsid w:val="00306079"/>
    <w:rsid w:val="0030632C"/>
    <w:rsid w:val="00306D76"/>
    <w:rsid w:val="00307A62"/>
    <w:rsid w:val="003101DA"/>
    <w:rsid w:val="00310967"/>
    <w:rsid w:val="003137E9"/>
    <w:rsid w:val="00313FBF"/>
    <w:rsid w:val="00316157"/>
    <w:rsid w:val="00317D47"/>
    <w:rsid w:val="00317E1F"/>
    <w:rsid w:val="003200FF"/>
    <w:rsid w:val="00322D08"/>
    <w:rsid w:val="00322E93"/>
    <w:rsid w:val="003246A4"/>
    <w:rsid w:val="003258CA"/>
    <w:rsid w:val="003309A4"/>
    <w:rsid w:val="00330BA1"/>
    <w:rsid w:val="00331166"/>
    <w:rsid w:val="0033135F"/>
    <w:rsid w:val="003315F2"/>
    <w:rsid w:val="00332102"/>
    <w:rsid w:val="0033259B"/>
    <w:rsid w:val="00333212"/>
    <w:rsid w:val="003351DE"/>
    <w:rsid w:val="00335C2D"/>
    <w:rsid w:val="0033600F"/>
    <w:rsid w:val="00336D3C"/>
    <w:rsid w:val="003373DD"/>
    <w:rsid w:val="00341E3D"/>
    <w:rsid w:val="0034261B"/>
    <w:rsid w:val="00343255"/>
    <w:rsid w:val="00343520"/>
    <w:rsid w:val="0034565D"/>
    <w:rsid w:val="00346412"/>
    <w:rsid w:val="00346648"/>
    <w:rsid w:val="003502F7"/>
    <w:rsid w:val="00351730"/>
    <w:rsid w:val="00351C91"/>
    <w:rsid w:val="00352A92"/>
    <w:rsid w:val="00352BB9"/>
    <w:rsid w:val="00353A45"/>
    <w:rsid w:val="00353FCB"/>
    <w:rsid w:val="00354158"/>
    <w:rsid w:val="003544CB"/>
    <w:rsid w:val="00354732"/>
    <w:rsid w:val="00355551"/>
    <w:rsid w:val="0035593B"/>
    <w:rsid w:val="00355CAA"/>
    <w:rsid w:val="00356D95"/>
    <w:rsid w:val="003571DE"/>
    <w:rsid w:val="003579C3"/>
    <w:rsid w:val="00360A52"/>
    <w:rsid w:val="0036118B"/>
    <w:rsid w:val="00361C9A"/>
    <w:rsid w:val="00363A72"/>
    <w:rsid w:val="00367DBD"/>
    <w:rsid w:val="00367E2C"/>
    <w:rsid w:val="00370B2A"/>
    <w:rsid w:val="00372603"/>
    <w:rsid w:val="003738F0"/>
    <w:rsid w:val="00375B8F"/>
    <w:rsid w:val="00380A10"/>
    <w:rsid w:val="00380F56"/>
    <w:rsid w:val="00383F58"/>
    <w:rsid w:val="00384BEA"/>
    <w:rsid w:val="00385398"/>
    <w:rsid w:val="00385C81"/>
    <w:rsid w:val="00385DF6"/>
    <w:rsid w:val="00386409"/>
    <w:rsid w:val="00387DE7"/>
    <w:rsid w:val="00390B5C"/>
    <w:rsid w:val="00390D45"/>
    <w:rsid w:val="00391CE9"/>
    <w:rsid w:val="00392C5F"/>
    <w:rsid w:val="003935D9"/>
    <w:rsid w:val="00394286"/>
    <w:rsid w:val="003947E9"/>
    <w:rsid w:val="00395588"/>
    <w:rsid w:val="003964B4"/>
    <w:rsid w:val="0039760E"/>
    <w:rsid w:val="003978A3"/>
    <w:rsid w:val="003A0193"/>
    <w:rsid w:val="003A1315"/>
    <w:rsid w:val="003A14E1"/>
    <w:rsid w:val="003A2C9E"/>
    <w:rsid w:val="003A3213"/>
    <w:rsid w:val="003A419F"/>
    <w:rsid w:val="003A629E"/>
    <w:rsid w:val="003A696D"/>
    <w:rsid w:val="003B1708"/>
    <w:rsid w:val="003B19DD"/>
    <w:rsid w:val="003B2049"/>
    <w:rsid w:val="003B284F"/>
    <w:rsid w:val="003B2EF9"/>
    <w:rsid w:val="003B2F1C"/>
    <w:rsid w:val="003B3358"/>
    <w:rsid w:val="003B3686"/>
    <w:rsid w:val="003B523E"/>
    <w:rsid w:val="003B6E2E"/>
    <w:rsid w:val="003B7A3A"/>
    <w:rsid w:val="003C01AD"/>
    <w:rsid w:val="003C0920"/>
    <w:rsid w:val="003C16FA"/>
    <w:rsid w:val="003C1747"/>
    <w:rsid w:val="003C199F"/>
    <w:rsid w:val="003C2527"/>
    <w:rsid w:val="003C2A0D"/>
    <w:rsid w:val="003C316D"/>
    <w:rsid w:val="003C5DA5"/>
    <w:rsid w:val="003C677F"/>
    <w:rsid w:val="003C7BB3"/>
    <w:rsid w:val="003D28B7"/>
    <w:rsid w:val="003D2B6B"/>
    <w:rsid w:val="003D4214"/>
    <w:rsid w:val="003D44A0"/>
    <w:rsid w:val="003D494B"/>
    <w:rsid w:val="003D5C68"/>
    <w:rsid w:val="003E066C"/>
    <w:rsid w:val="003E1E09"/>
    <w:rsid w:val="003E1E73"/>
    <w:rsid w:val="003E2270"/>
    <w:rsid w:val="003E25AC"/>
    <w:rsid w:val="003E4824"/>
    <w:rsid w:val="003E58D2"/>
    <w:rsid w:val="003E6F74"/>
    <w:rsid w:val="003E710F"/>
    <w:rsid w:val="003E74D3"/>
    <w:rsid w:val="003E7B67"/>
    <w:rsid w:val="003F1792"/>
    <w:rsid w:val="003F17D3"/>
    <w:rsid w:val="003F3394"/>
    <w:rsid w:val="003F360C"/>
    <w:rsid w:val="003F42FA"/>
    <w:rsid w:val="003F544D"/>
    <w:rsid w:val="003F7A58"/>
    <w:rsid w:val="00400902"/>
    <w:rsid w:val="00400B7D"/>
    <w:rsid w:val="00401A3F"/>
    <w:rsid w:val="00401BC8"/>
    <w:rsid w:val="004026BB"/>
    <w:rsid w:val="00403F4F"/>
    <w:rsid w:val="004052D8"/>
    <w:rsid w:val="0040587D"/>
    <w:rsid w:val="00405C58"/>
    <w:rsid w:val="004073FD"/>
    <w:rsid w:val="00407CCD"/>
    <w:rsid w:val="0041091F"/>
    <w:rsid w:val="00410D8F"/>
    <w:rsid w:val="0041188B"/>
    <w:rsid w:val="004128CA"/>
    <w:rsid w:val="0041398C"/>
    <w:rsid w:val="004139FB"/>
    <w:rsid w:val="00413C4C"/>
    <w:rsid w:val="00414CDD"/>
    <w:rsid w:val="00415325"/>
    <w:rsid w:val="00415887"/>
    <w:rsid w:val="00415CA6"/>
    <w:rsid w:val="00416863"/>
    <w:rsid w:val="00416FF2"/>
    <w:rsid w:val="00417AAF"/>
    <w:rsid w:val="00417DE2"/>
    <w:rsid w:val="0042096F"/>
    <w:rsid w:val="00420EA6"/>
    <w:rsid w:val="004214A5"/>
    <w:rsid w:val="00421658"/>
    <w:rsid w:val="004225E9"/>
    <w:rsid w:val="00422BCA"/>
    <w:rsid w:val="00422C95"/>
    <w:rsid w:val="00424996"/>
    <w:rsid w:val="004251AB"/>
    <w:rsid w:val="004253F8"/>
    <w:rsid w:val="004268F0"/>
    <w:rsid w:val="004273EE"/>
    <w:rsid w:val="00427A4C"/>
    <w:rsid w:val="0043070A"/>
    <w:rsid w:val="00430769"/>
    <w:rsid w:val="004307B8"/>
    <w:rsid w:val="00430D9A"/>
    <w:rsid w:val="00431391"/>
    <w:rsid w:val="004318B1"/>
    <w:rsid w:val="00431F0D"/>
    <w:rsid w:val="00432063"/>
    <w:rsid w:val="004340BB"/>
    <w:rsid w:val="0043463D"/>
    <w:rsid w:val="0043497F"/>
    <w:rsid w:val="00434CC4"/>
    <w:rsid w:val="00435010"/>
    <w:rsid w:val="00436961"/>
    <w:rsid w:val="00437753"/>
    <w:rsid w:val="004406D6"/>
    <w:rsid w:val="00441374"/>
    <w:rsid w:val="00441CF6"/>
    <w:rsid w:val="00442669"/>
    <w:rsid w:val="00442A55"/>
    <w:rsid w:val="004432DB"/>
    <w:rsid w:val="00443724"/>
    <w:rsid w:val="0044437B"/>
    <w:rsid w:val="00444FFA"/>
    <w:rsid w:val="0044644A"/>
    <w:rsid w:val="00447D7F"/>
    <w:rsid w:val="00450732"/>
    <w:rsid w:val="004513B7"/>
    <w:rsid w:val="0045238B"/>
    <w:rsid w:val="00456ABF"/>
    <w:rsid w:val="00456E0E"/>
    <w:rsid w:val="004575D9"/>
    <w:rsid w:val="00457E3B"/>
    <w:rsid w:val="00460801"/>
    <w:rsid w:val="004616FC"/>
    <w:rsid w:val="00461966"/>
    <w:rsid w:val="00461AD3"/>
    <w:rsid w:val="004621BA"/>
    <w:rsid w:val="00462411"/>
    <w:rsid w:val="00462E4A"/>
    <w:rsid w:val="004632C4"/>
    <w:rsid w:val="00465E23"/>
    <w:rsid w:val="00465F98"/>
    <w:rsid w:val="00465FAD"/>
    <w:rsid w:val="0046711F"/>
    <w:rsid w:val="00470EB5"/>
    <w:rsid w:val="0047307D"/>
    <w:rsid w:val="004738DE"/>
    <w:rsid w:val="0047585A"/>
    <w:rsid w:val="004770CF"/>
    <w:rsid w:val="004778D5"/>
    <w:rsid w:val="004801DB"/>
    <w:rsid w:val="00480EAA"/>
    <w:rsid w:val="004824CA"/>
    <w:rsid w:val="00482BC4"/>
    <w:rsid w:val="00482CE7"/>
    <w:rsid w:val="0048345B"/>
    <w:rsid w:val="004834C2"/>
    <w:rsid w:val="00483980"/>
    <w:rsid w:val="004857F7"/>
    <w:rsid w:val="0048587F"/>
    <w:rsid w:val="00485F74"/>
    <w:rsid w:val="0048649C"/>
    <w:rsid w:val="0048662B"/>
    <w:rsid w:val="00486BF0"/>
    <w:rsid w:val="00487BD6"/>
    <w:rsid w:val="00487CFB"/>
    <w:rsid w:val="00487F82"/>
    <w:rsid w:val="00491371"/>
    <w:rsid w:val="0049141F"/>
    <w:rsid w:val="0049237A"/>
    <w:rsid w:val="0049250D"/>
    <w:rsid w:val="00492D64"/>
    <w:rsid w:val="004936DA"/>
    <w:rsid w:val="004941A2"/>
    <w:rsid w:val="00494A2F"/>
    <w:rsid w:val="00494D71"/>
    <w:rsid w:val="004967D0"/>
    <w:rsid w:val="004968A4"/>
    <w:rsid w:val="00496AFB"/>
    <w:rsid w:val="00496DD0"/>
    <w:rsid w:val="0049745B"/>
    <w:rsid w:val="004978D9"/>
    <w:rsid w:val="00497EA7"/>
    <w:rsid w:val="004A0A9E"/>
    <w:rsid w:val="004A1DE1"/>
    <w:rsid w:val="004A2470"/>
    <w:rsid w:val="004A4E7F"/>
    <w:rsid w:val="004A5ACE"/>
    <w:rsid w:val="004A64A9"/>
    <w:rsid w:val="004A6FB3"/>
    <w:rsid w:val="004A77A5"/>
    <w:rsid w:val="004B04E0"/>
    <w:rsid w:val="004B1417"/>
    <w:rsid w:val="004B1CC1"/>
    <w:rsid w:val="004B2626"/>
    <w:rsid w:val="004B4D2A"/>
    <w:rsid w:val="004B67AF"/>
    <w:rsid w:val="004C0907"/>
    <w:rsid w:val="004C1A7D"/>
    <w:rsid w:val="004C2123"/>
    <w:rsid w:val="004C3093"/>
    <w:rsid w:val="004C316F"/>
    <w:rsid w:val="004C3B17"/>
    <w:rsid w:val="004C3EBA"/>
    <w:rsid w:val="004C5286"/>
    <w:rsid w:val="004C5431"/>
    <w:rsid w:val="004C5933"/>
    <w:rsid w:val="004C5A97"/>
    <w:rsid w:val="004C738B"/>
    <w:rsid w:val="004D0027"/>
    <w:rsid w:val="004D29BB"/>
    <w:rsid w:val="004D3102"/>
    <w:rsid w:val="004D47A4"/>
    <w:rsid w:val="004D5D67"/>
    <w:rsid w:val="004D6916"/>
    <w:rsid w:val="004D6FC5"/>
    <w:rsid w:val="004D7849"/>
    <w:rsid w:val="004E015D"/>
    <w:rsid w:val="004E14F4"/>
    <w:rsid w:val="004E153B"/>
    <w:rsid w:val="004E43B9"/>
    <w:rsid w:val="004E5548"/>
    <w:rsid w:val="004E5D37"/>
    <w:rsid w:val="004E6510"/>
    <w:rsid w:val="004E68E9"/>
    <w:rsid w:val="004E6AE0"/>
    <w:rsid w:val="004E71F7"/>
    <w:rsid w:val="004E74E3"/>
    <w:rsid w:val="004F12EF"/>
    <w:rsid w:val="004F33E2"/>
    <w:rsid w:val="004F4842"/>
    <w:rsid w:val="004F5AEE"/>
    <w:rsid w:val="004F5E39"/>
    <w:rsid w:val="004F716F"/>
    <w:rsid w:val="004F71EB"/>
    <w:rsid w:val="00500429"/>
    <w:rsid w:val="0050047D"/>
    <w:rsid w:val="005005C0"/>
    <w:rsid w:val="0050099E"/>
    <w:rsid w:val="00501182"/>
    <w:rsid w:val="00501266"/>
    <w:rsid w:val="00501EA4"/>
    <w:rsid w:val="005040BF"/>
    <w:rsid w:val="00505436"/>
    <w:rsid w:val="005057C6"/>
    <w:rsid w:val="00506731"/>
    <w:rsid w:val="00506AB1"/>
    <w:rsid w:val="00506F02"/>
    <w:rsid w:val="005074D0"/>
    <w:rsid w:val="005107F5"/>
    <w:rsid w:val="00514D57"/>
    <w:rsid w:val="00515301"/>
    <w:rsid w:val="005170C7"/>
    <w:rsid w:val="005173DA"/>
    <w:rsid w:val="0051796D"/>
    <w:rsid w:val="00517DD3"/>
    <w:rsid w:val="00517FA0"/>
    <w:rsid w:val="0052164C"/>
    <w:rsid w:val="00522C0A"/>
    <w:rsid w:val="005235F6"/>
    <w:rsid w:val="00523866"/>
    <w:rsid w:val="005239F4"/>
    <w:rsid w:val="00524D4F"/>
    <w:rsid w:val="00526733"/>
    <w:rsid w:val="00526B10"/>
    <w:rsid w:val="00526CE8"/>
    <w:rsid w:val="00530ADE"/>
    <w:rsid w:val="00531224"/>
    <w:rsid w:val="00531568"/>
    <w:rsid w:val="005318EE"/>
    <w:rsid w:val="00531E36"/>
    <w:rsid w:val="005323D6"/>
    <w:rsid w:val="005325E1"/>
    <w:rsid w:val="0053504F"/>
    <w:rsid w:val="0053700C"/>
    <w:rsid w:val="00537741"/>
    <w:rsid w:val="00543224"/>
    <w:rsid w:val="0054537E"/>
    <w:rsid w:val="00547828"/>
    <w:rsid w:val="0055036C"/>
    <w:rsid w:val="00551A97"/>
    <w:rsid w:val="0055240A"/>
    <w:rsid w:val="005528F3"/>
    <w:rsid w:val="00552E8E"/>
    <w:rsid w:val="0055372F"/>
    <w:rsid w:val="0055457F"/>
    <w:rsid w:val="0055473C"/>
    <w:rsid w:val="0055494E"/>
    <w:rsid w:val="00554BA0"/>
    <w:rsid w:val="00555512"/>
    <w:rsid w:val="00555A04"/>
    <w:rsid w:val="00555E48"/>
    <w:rsid w:val="00557F36"/>
    <w:rsid w:val="005600F5"/>
    <w:rsid w:val="00560EBE"/>
    <w:rsid w:val="00560FA8"/>
    <w:rsid w:val="0056197E"/>
    <w:rsid w:val="00563572"/>
    <w:rsid w:val="00563B3F"/>
    <w:rsid w:val="0056498D"/>
    <w:rsid w:val="00564DC8"/>
    <w:rsid w:val="00565BE0"/>
    <w:rsid w:val="00565E2B"/>
    <w:rsid w:val="0056733E"/>
    <w:rsid w:val="00567F5A"/>
    <w:rsid w:val="00570251"/>
    <w:rsid w:val="0057068A"/>
    <w:rsid w:val="00570821"/>
    <w:rsid w:val="00570FEB"/>
    <w:rsid w:val="00571269"/>
    <w:rsid w:val="00571874"/>
    <w:rsid w:val="00571DAB"/>
    <w:rsid w:val="00572192"/>
    <w:rsid w:val="00573556"/>
    <w:rsid w:val="00574716"/>
    <w:rsid w:val="0057562F"/>
    <w:rsid w:val="00577E5F"/>
    <w:rsid w:val="005805B0"/>
    <w:rsid w:val="00581641"/>
    <w:rsid w:val="00581C57"/>
    <w:rsid w:val="00582141"/>
    <w:rsid w:val="005828B9"/>
    <w:rsid w:val="00582E7D"/>
    <w:rsid w:val="0058538F"/>
    <w:rsid w:val="00585698"/>
    <w:rsid w:val="00585BBE"/>
    <w:rsid w:val="005871A9"/>
    <w:rsid w:val="005879E2"/>
    <w:rsid w:val="00591664"/>
    <w:rsid w:val="005918C4"/>
    <w:rsid w:val="00592CF6"/>
    <w:rsid w:val="00593BFB"/>
    <w:rsid w:val="005955EF"/>
    <w:rsid w:val="00595696"/>
    <w:rsid w:val="00595D54"/>
    <w:rsid w:val="00595D75"/>
    <w:rsid w:val="00595EF2"/>
    <w:rsid w:val="00596095"/>
    <w:rsid w:val="00596B53"/>
    <w:rsid w:val="005A04B0"/>
    <w:rsid w:val="005A1C73"/>
    <w:rsid w:val="005A3052"/>
    <w:rsid w:val="005A306A"/>
    <w:rsid w:val="005A39C9"/>
    <w:rsid w:val="005A4085"/>
    <w:rsid w:val="005A441C"/>
    <w:rsid w:val="005A4945"/>
    <w:rsid w:val="005A4B46"/>
    <w:rsid w:val="005A4CC4"/>
    <w:rsid w:val="005A5531"/>
    <w:rsid w:val="005A5D8E"/>
    <w:rsid w:val="005A5FFF"/>
    <w:rsid w:val="005B072F"/>
    <w:rsid w:val="005B0D45"/>
    <w:rsid w:val="005B0FD3"/>
    <w:rsid w:val="005B2293"/>
    <w:rsid w:val="005B2D90"/>
    <w:rsid w:val="005B2E95"/>
    <w:rsid w:val="005B36E3"/>
    <w:rsid w:val="005B5918"/>
    <w:rsid w:val="005B5AFB"/>
    <w:rsid w:val="005B65C8"/>
    <w:rsid w:val="005B78B0"/>
    <w:rsid w:val="005C3D17"/>
    <w:rsid w:val="005C424A"/>
    <w:rsid w:val="005C42E1"/>
    <w:rsid w:val="005C430E"/>
    <w:rsid w:val="005C5064"/>
    <w:rsid w:val="005C5337"/>
    <w:rsid w:val="005D0ABB"/>
    <w:rsid w:val="005D0B31"/>
    <w:rsid w:val="005D10C7"/>
    <w:rsid w:val="005D239E"/>
    <w:rsid w:val="005D263D"/>
    <w:rsid w:val="005D26DC"/>
    <w:rsid w:val="005D3E7D"/>
    <w:rsid w:val="005D4C15"/>
    <w:rsid w:val="005D5BBD"/>
    <w:rsid w:val="005D642C"/>
    <w:rsid w:val="005D6963"/>
    <w:rsid w:val="005E0012"/>
    <w:rsid w:val="005E2BFE"/>
    <w:rsid w:val="005E32A6"/>
    <w:rsid w:val="005E3F8B"/>
    <w:rsid w:val="005E3FD3"/>
    <w:rsid w:val="005E6887"/>
    <w:rsid w:val="005E6F89"/>
    <w:rsid w:val="005E752A"/>
    <w:rsid w:val="005E7797"/>
    <w:rsid w:val="005F3051"/>
    <w:rsid w:val="005F3E2C"/>
    <w:rsid w:val="005F3F92"/>
    <w:rsid w:val="005F4AF9"/>
    <w:rsid w:val="005F686D"/>
    <w:rsid w:val="005F73FC"/>
    <w:rsid w:val="0060253D"/>
    <w:rsid w:val="00603C65"/>
    <w:rsid w:val="006048E6"/>
    <w:rsid w:val="006048EF"/>
    <w:rsid w:val="0060533A"/>
    <w:rsid w:val="006078EA"/>
    <w:rsid w:val="00610351"/>
    <w:rsid w:val="00611E4D"/>
    <w:rsid w:val="00613DD3"/>
    <w:rsid w:val="00613F29"/>
    <w:rsid w:val="006149C0"/>
    <w:rsid w:val="0061517B"/>
    <w:rsid w:val="006155DB"/>
    <w:rsid w:val="00615C09"/>
    <w:rsid w:val="00616027"/>
    <w:rsid w:val="0062036A"/>
    <w:rsid w:val="006205C3"/>
    <w:rsid w:val="00620A10"/>
    <w:rsid w:val="00621BC4"/>
    <w:rsid w:val="00622637"/>
    <w:rsid w:val="0062340B"/>
    <w:rsid w:val="006247EA"/>
    <w:rsid w:val="00624B9A"/>
    <w:rsid w:val="00626198"/>
    <w:rsid w:val="00631B10"/>
    <w:rsid w:val="00632B0B"/>
    <w:rsid w:val="00632F9B"/>
    <w:rsid w:val="0063392C"/>
    <w:rsid w:val="00635517"/>
    <w:rsid w:val="00635FD0"/>
    <w:rsid w:val="00636080"/>
    <w:rsid w:val="006361A5"/>
    <w:rsid w:val="006366EF"/>
    <w:rsid w:val="0063681F"/>
    <w:rsid w:val="006368F8"/>
    <w:rsid w:val="006371EA"/>
    <w:rsid w:val="00640FDC"/>
    <w:rsid w:val="00641607"/>
    <w:rsid w:val="00642C31"/>
    <w:rsid w:val="00643EB3"/>
    <w:rsid w:val="00646D2C"/>
    <w:rsid w:val="00646D71"/>
    <w:rsid w:val="006471F2"/>
    <w:rsid w:val="0064751C"/>
    <w:rsid w:val="00647710"/>
    <w:rsid w:val="00647D4C"/>
    <w:rsid w:val="00652CA7"/>
    <w:rsid w:val="00653BE2"/>
    <w:rsid w:val="006546D7"/>
    <w:rsid w:val="0065486B"/>
    <w:rsid w:val="0065539B"/>
    <w:rsid w:val="006553AE"/>
    <w:rsid w:val="00655A7C"/>
    <w:rsid w:val="00655E1F"/>
    <w:rsid w:val="006571E0"/>
    <w:rsid w:val="00657B90"/>
    <w:rsid w:val="00657C67"/>
    <w:rsid w:val="00662EF6"/>
    <w:rsid w:val="00663893"/>
    <w:rsid w:val="00663C9D"/>
    <w:rsid w:val="0066556E"/>
    <w:rsid w:val="00665B3F"/>
    <w:rsid w:val="00665F74"/>
    <w:rsid w:val="00671361"/>
    <w:rsid w:val="006728AF"/>
    <w:rsid w:val="00673454"/>
    <w:rsid w:val="006750A5"/>
    <w:rsid w:val="00675FD8"/>
    <w:rsid w:val="00676C99"/>
    <w:rsid w:val="00676CC8"/>
    <w:rsid w:val="0068092F"/>
    <w:rsid w:val="0068173B"/>
    <w:rsid w:val="00681BE6"/>
    <w:rsid w:val="00681F7E"/>
    <w:rsid w:val="00682DEF"/>
    <w:rsid w:val="0068314E"/>
    <w:rsid w:val="00683360"/>
    <w:rsid w:val="00683658"/>
    <w:rsid w:val="006855CC"/>
    <w:rsid w:val="00685817"/>
    <w:rsid w:val="006865D4"/>
    <w:rsid w:val="00686892"/>
    <w:rsid w:val="00686D61"/>
    <w:rsid w:val="0068723D"/>
    <w:rsid w:val="00690FD5"/>
    <w:rsid w:val="00691189"/>
    <w:rsid w:val="006912ED"/>
    <w:rsid w:val="00691DE9"/>
    <w:rsid w:val="00691FC4"/>
    <w:rsid w:val="00692F9B"/>
    <w:rsid w:val="00693119"/>
    <w:rsid w:val="00693D07"/>
    <w:rsid w:val="0069431A"/>
    <w:rsid w:val="00695E11"/>
    <w:rsid w:val="0069699C"/>
    <w:rsid w:val="00696EF6"/>
    <w:rsid w:val="006A0003"/>
    <w:rsid w:val="006A0358"/>
    <w:rsid w:val="006A0534"/>
    <w:rsid w:val="006A0ABB"/>
    <w:rsid w:val="006A2808"/>
    <w:rsid w:val="006A2CBB"/>
    <w:rsid w:val="006A335D"/>
    <w:rsid w:val="006A3621"/>
    <w:rsid w:val="006A4139"/>
    <w:rsid w:val="006A5857"/>
    <w:rsid w:val="006A5A0C"/>
    <w:rsid w:val="006A71C4"/>
    <w:rsid w:val="006A79EB"/>
    <w:rsid w:val="006B10AB"/>
    <w:rsid w:val="006B158D"/>
    <w:rsid w:val="006B379A"/>
    <w:rsid w:val="006B47B6"/>
    <w:rsid w:val="006B56BD"/>
    <w:rsid w:val="006B5E1B"/>
    <w:rsid w:val="006B6333"/>
    <w:rsid w:val="006B6696"/>
    <w:rsid w:val="006B683D"/>
    <w:rsid w:val="006B766D"/>
    <w:rsid w:val="006B7D4F"/>
    <w:rsid w:val="006C0431"/>
    <w:rsid w:val="006C15A8"/>
    <w:rsid w:val="006C1B78"/>
    <w:rsid w:val="006C3152"/>
    <w:rsid w:val="006C49CA"/>
    <w:rsid w:val="006C5CA6"/>
    <w:rsid w:val="006C64AD"/>
    <w:rsid w:val="006C6997"/>
    <w:rsid w:val="006C6B63"/>
    <w:rsid w:val="006C75E5"/>
    <w:rsid w:val="006C7AA5"/>
    <w:rsid w:val="006C7B3C"/>
    <w:rsid w:val="006C7B84"/>
    <w:rsid w:val="006C7D5B"/>
    <w:rsid w:val="006D13E0"/>
    <w:rsid w:val="006D2576"/>
    <w:rsid w:val="006D5669"/>
    <w:rsid w:val="006D607E"/>
    <w:rsid w:val="006D7168"/>
    <w:rsid w:val="006D7F46"/>
    <w:rsid w:val="006E0C30"/>
    <w:rsid w:val="006E104F"/>
    <w:rsid w:val="006E3799"/>
    <w:rsid w:val="006E37E9"/>
    <w:rsid w:val="006E399D"/>
    <w:rsid w:val="006E4A77"/>
    <w:rsid w:val="006E4F79"/>
    <w:rsid w:val="006E56DA"/>
    <w:rsid w:val="006F1613"/>
    <w:rsid w:val="006F3E85"/>
    <w:rsid w:val="006F3F0F"/>
    <w:rsid w:val="006F4ECC"/>
    <w:rsid w:val="006F6F00"/>
    <w:rsid w:val="006F707B"/>
    <w:rsid w:val="006F729B"/>
    <w:rsid w:val="006F7F02"/>
    <w:rsid w:val="006F7F52"/>
    <w:rsid w:val="007001C3"/>
    <w:rsid w:val="00701D7B"/>
    <w:rsid w:val="00702919"/>
    <w:rsid w:val="007050EE"/>
    <w:rsid w:val="00706B97"/>
    <w:rsid w:val="00706FE3"/>
    <w:rsid w:val="00707247"/>
    <w:rsid w:val="00707389"/>
    <w:rsid w:val="0071190E"/>
    <w:rsid w:val="00711F4B"/>
    <w:rsid w:val="00712253"/>
    <w:rsid w:val="007127BA"/>
    <w:rsid w:val="00713CE6"/>
    <w:rsid w:val="00714AD6"/>
    <w:rsid w:val="007151D6"/>
    <w:rsid w:val="00715DDF"/>
    <w:rsid w:val="00715ED7"/>
    <w:rsid w:val="007204BE"/>
    <w:rsid w:val="00720A61"/>
    <w:rsid w:val="00720B08"/>
    <w:rsid w:val="00720EF3"/>
    <w:rsid w:val="007215D6"/>
    <w:rsid w:val="00721744"/>
    <w:rsid w:val="00722117"/>
    <w:rsid w:val="007235B2"/>
    <w:rsid w:val="00723A30"/>
    <w:rsid w:val="00723D6C"/>
    <w:rsid w:val="00725663"/>
    <w:rsid w:val="0072602A"/>
    <w:rsid w:val="0072658F"/>
    <w:rsid w:val="00727D24"/>
    <w:rsid w:val="00727E7D"/>
    <w:rsid w:val="00730BF2"/>
    <w:rsid w:val="00730C6F"/>
    <w:rsid w:val="00731D03"/>
    <w:rsid w:val="007328B6"/>
    <w:rsid w:val="00732DD9"/>
    <w:rsid w:val="00735420"/>
    <w:rsid w:val="00735BF0"/>
    <w:rsid w:val="00736003"/>
    <w:rsid w:val="00740DB5"/>
    <w:rsid w:val="00740DF4"/>
    <w:rsid w:val="0074110F"/>
    <w:rsid w:val="00741592"/>
    <w:rsid w:val="0074222F"/>
    <w:rsid w:val="00742E62"/>
    <w:rsid w:val="00746A05"/>
    <w:rsid w:val="00746A4D"/>
    <w:rsid w:val="00746A71"/>
    <w:rsid w:val="00750728"/>
    <w:rsid w:val="00751EB9"/>
    <w:rsid w:val="00752194"/>
    <w:rsid w:val="0075382C"/>
    <w:rsid w:val="00753895"/>
    <w:rsid w:val="00753EC6"/>
    <w:rsid w:val="0075572B"/>
    <w:rsid w:val="00755D84"/>
    <w:rsid w:val="00755DA1"/>
    <w:rsid w:val="0075648C"/>
    <w:rsid w:val="00756A50"/>
    <w:rsid w:val="00760DA2"/>
    <w:rsid w:val="0076156E"/>
    <w:rsid w:val="00763392"/>
    <w:rsid w:val="00764D27"/>
    <w:rsid w:val="0076646B"/>
    <w:rsid w:val="007664A8"/>
    <w:rsid w:val="0077039A"/>
    <w:rsid w:val="007721DA"/>
    <w:rsid w:val="0077246F"/>
    <w:rsid w:val="00772BC1"/>
    <w:rsid w:val="007745D6"/>
    <w:rsid w:val="00774902"/>
    <w:rsid w:val="00774A13"/>
    <w:rsid w:val="00774F9E"/>
    <w:rsid w:val="007754C1"/>
    <w:rsid w:val="00777572"/>
    <w:rsid w:val="00777C04"/>
    <w:rsid w:val="0078147F"/>
    <w:rsid w:val="00781C8C"/>
    <w:rsid w:val="007820F1"/>
    <w:rsid w:val="0078214D"/>
    <w:rsid w:val="00782F34"/>
    <w:rsid w:val="0078331D"/>
    <w:rsid w:val="007836B0"/>
    <w:rsid w:val="0078465C"/>
    <w:rsid w:val="007850C9"/>
    <w:rsid w:val="00786CF6"/>
    <w:rsid w:val="00786D87"/>
    <w:rsid w:val="0078708B"/>
    <w:rsid w:val="0079088D"/>
    <w:rsid w:val="00792D0A"/>
    <w:rsid w:val="0079305E"/>
    <w:rsid w:val="0079323C"/>
    <w:rsid w:val="00793F94"/>
    <w:rsid w:val="0079479B"/>
    <w:rsid w:val="007A0101"/>
    <w:rsid w:val="007A0ACB"/>
    <w:rsid w:val="007A1108"/>
    <w:rsid w:val="007A1965"/>
    <w:rsid w:val="007A22EC"/>
    <w:rsid w:val="007A398B"/>
    <w:rsid w:val="007A3C2D"/>
    <w:rsid w:val="007A3D4A"/>
    <w:rsid w:val="007A4317"/>
    <w:rsid w:val="007A67AE"/>
    <w:rsid w:val="007A6B16"/>
    <w:rsid w:val="007A6DA3"/>
    <w:rsid w:val="007B1E5F"/>
    <w:rsid w:val="007B2D92"/>
    <w:rsid w:val="007B3748"/>
    <w:rsid w:val="007B37F1"/>
    <w:rsid w:val="007B5F61"/>
    <w:rsid w:val="007B5FF1"/>
    <w:rsid w:val="007B63B9"/>
    <w:rsid w:val="007B6C60"/>
    <w:rsid w:val="007B7D51"/>
    <w:rsid w:val="007C0AC8"/>
    <w:rsid w:val="007C1350"/>
    <w:rsid w:val="007C1A81"/>
    <w:rsid w:val="007C1CAD"/>
    <w:rsid w:val="007C3034"/>
    <w:rsid w:val="007C30F1"/>
    <w:rsid w:val="007C3F07"/>
    <w:rsid w:val="007C5321"/>
    <w:rsid w:val="007C6B73"/>
    <w:rsid w:val="007C73AD"/>
    <w:rsid w:val="007C7A0D"/>
    <w:rsid w:val="007D0121"/>
    <w:rsid w:val="007D0325"/>
    <w:rsid w:val="007D205A"/>
    <w:rsid w:val="007D2E4F"/>
    <w:rsid w:val="007D3535"/>
    <w:rsid w:val="007D3945"/>
    <w:rsid w:val="007D55DE"/>
    <w:rsid w:val="007D7132"/>
    <w:rsid w:val="007D7192"/>
    <w:rsid w:val="007D7936"/>
    <w:rsid w:val="007E1D6B"/>
    <w:rsid w:val="007E3D2D"/>
    <w:rsid w:val="007E433D"/>
    <w:rsid w:val="007E4657"/>
    <w:rsid w:val="007E5A6B"/>
    <w:rsid w:val="007E5E9A"/>
    <w:rsid w:val="007E7049"/>
    <w:rsid w:val="007E7087"/>
    <w:rsid w:val="007E76AB"/>
    <w:rsid w:val="007E773D"/>
    <w:rsid w:val="007F1281"/>
    <w:rsid w:val="007F1B8D"/>
    <w:rsid w:val="007F2B18"/>
    <w:rsid w:val="007F3691"/>
    <w:rsid w:val="007F3861"/>
    <w:rsid w:val="007F3F62"/>
    <w:rsid w:val="007F4193"/>
    <w:rsid w:val="007F5797"/>
    <w:rsid w:val="007F5E77"/>
    <w:rsid w:val="00801016"/>
    <w:rsid w:val="00801377"/>
    <w:rsid w:val="008013D0"/>
    <w:rsid w:val="00801B2C"/>
    <w:rsid w:val="008024F0"/>
    <w:rsid w:val="008029A5"/>
    <w:rsid w:val="00803A5F"/>
    <w:rsid w:val="00805929"/>
    <w:rsid w:val="00805F99"/>
    <w:rsid w:val="0080620A"/>
    <w:rsid w:val="008065D2"/>
    <w:rsid w:val="008070FA"/>
    <w:rsid w:val="008072B4"/>
    <w:rsid w:val="0080741B"/>
    <w:rsid w:val="00807655"/>
    <w:rsid w:val="00807C06"/>
    <w:rsid w:val="008100EB"/>
    <w:rsid w:val="008112CF"/>
    <w:rsid w:val="00814520"/>
    <w:rsid w:val="00814723"/>
    <w:rsid w:val="008156C3"/>
    <w:rsid w:val="00817ABC"/>
    <w:rsid w:val="00820042"/>
    <w:rsid w:val="00820A79"/>
    <w:rsid w:val="00820A7C"/>
    <w:rsid w:val="00820D6A"/>
    <w:rsid w:val="00822CEB"/>
    <w:rsid w:val="0082307C"/>
    <w:rsid w:val="00823376"/>
    <w:rsid w:val="00826567"/>
    <w:rsid w:val="00826618"/>
    <w:rsid w:val="00826C33"/>
    <w:rsid w:val="0082796D"/>
    <w:rsid w:val="0082796E"/>
    <w:rsid w:val="00831AD2"/>
    <w:rsid w:val="00831F75"/>
    <w:rsid w:val="008320B0"/>
    <w:rsid w:val="00832308"/>
    <w:rsid w:val="008325F1"/>
    <w:rsid w:val="00832B2A"/>
    <w:rsid w:val="00833F83"/>
    <w:rsid w:val="00834EA6"/>
    <w:rsid w:val="0083634D"/>
    <w:rsid w:val="00836782"/>
    <w:rsid w:val="008367FF"/>
    <w:rsid w:val="00840E03"/>
    <w:rsid w:val="00841C87"/>
    <w:rsid w:val="00842290"/>
    <w:rsid w:val="00842697"/>
    <w:rsid w:val="00842A3E"/>
    <w:rsid w:val="00842E77"/>
    <w:rsid w:val="0084366D"/>
    <w:rsid w:val="008436E1"/>
    <w:rsid w:val="00843A11"/>
    <w:rsid w:val="00843D20"/>
    <w:rsid w:val="008446AA"/>
    <w:rsid w:val="008455A6"/>
    <w:rsid w:val="0084784F"/>
    <w:rsid w:val="008478AC"/>
    <w:rsid w:val="00850956"/>
    <w:rsid w:val="00852212"/>
    <w:rsid w:val="00852A72"/>
    <w:rsid w:val="00854975"/>
    <w:rsid w:val="00854F80"/>
    <w:rsid w:val="00856B03"/>
    <w:rsid w:val="00856BE9"/>
    <w:rsid w:val="0085751E"/>
    <w:rsid w:val="00857C59"/>
    <w:rsid w:val="00857CC5"/>
    <w:rsid w:val="00857F36"/>
    <w:rsid w:val="00860520"/>
    <w:rsid w:val="00860F8D"/>
    <w:rsid w:val="00861A5B"/>
    <w:rsid w:val="008621A0"/>
    <w:rsid w:val="0086282E"/>
    <w:rsid w:val="00862AF9"/>
    <w:rsid w:val="0086563E"/>
    <w:rsid w:val="0086718D"/>
    <w:rsid w:val="00867823"/>
    <w:rsid w:val="00871428"/>
    <w:rsid w:val="00871A38"/>
    <w:rsid w:val="00872B5F"/>
    <w:rsid w:val="00873050"/>
    <w:rsid w:val="00873774"/>
    <w:rsid w:val="00873924"/>
    <w:rsid w:val="00873ECE"/>
    <w:rsid w:val="00874442"/>
    <w:rsid w:val="00875D8E"/>
    <w:rsid w:val="00876E01"/>
    <w:rsid w:val="00876EA0"/>
    <w:rsid w:val="00877743"/>
    <w:rsid w:val="008817A7"/>
    <w:rsid w:val="00883182"/>
    <w:rsid w:val="00883608"/>
    <w:rsid w:val="00883A75"/>
    <w:rsid w:val="00884A27"/>
    <w:rsid w:val="008854EB"/>
    <w:rsid w:val="008858C3"/>
    <w:rsid w:val="00886F07"/>
    <w:rsid w:val="0089092A"/>
    <w:rsid w:val="00890C16"/>
    <w:rsid w:val="00890C2A"/>
    <w:rsid w:val="0089140A"/>
    <w:rsid w:val="0089383E"/>
    <w:rsid w:val="00894058"/>
    <w:rsid w:val="0089474D"/>
    <w:rsid w:val="008948F1"/>
    <w:rsid w:val="00895C6C"/>
    <w:rsid w:val="008964E1"/>
    <w:rsid w:val="008972F0"/>
    <w:rsid w:val="00897AC2"/>
    <w:rsid w:val="008A0810"/>
    <w:rsid w:val="008A0AE1"/>
    <w:rsid w:val="008A29A0"/>
    <w:rsid w:val="008A2A39"/>
    <w:rsid w:val="008A3D20"/>
    <w:rsid w:val="008A47B3"/>
    <w:rsid w:val="008A4A9F"/>
    <w:rsid w:val="008A4E53"/>
    <w:rsid w:val="008A672B"/>
    <w:rsid w:val="008A6824"/>
    <w:rsid w:val="008A77A7"/>
    <w:rsid w:val="008B0CF9"/>
    <w:rsid w:val="008B1288"/>
    <w:rsid w:val="008B1CC7"/>
    <w:rsid w:val="008B31E0"/>
    <w:rsid w:val="008B457D"/>
    <w:rsid w:val="008B4DE6"/>
    <w:rsid w:val="008B4EA1"/>
    <w:rsid w:val="008B5178"/>
    <w:rsid w:val="008B51CC"/>
    <w:rsid w:val="008B6192"/>
    <w:rsid w:val="008C1437"/>
    <w:rsid w:val="008C2357"/>
    <w:rsid w:val="008C264E"/>
    <w:rsid w:val="008C3169"/>
    <w:rsid w:val="008C31EC"/>
    <w:rsid w:val="008C6673"/>
    <w:rsid w:val="008C6D62"/>
    <w:rsid w:val="008C74DA"/>
    <w:rsid w:val="008D034C"/>
    <w:rsid w:val="008D05CD"/>
    <w:rsid w:val="008D070D"/>
    <w:rsid w:val="008D186B"/>
    <w:rsid w:val="008D1C22"/>
    <w:rsid w:val="008D1DB1"/>
    <w:rsid w:val="008D1F18"/>
    <w:rsid w:val="008D1F23"/>
    <w:rsid w:val="008D3ED3"/>
    <w:rsid w:val="008D445C"/>
    <w:rsid w:val="008D4609"/>
    <w:rsid w:val="008D5CB1"/>
    <w:rsid w:val="008D5DDE"/>
    <w:rsid w:val="008D63E3"/>
    <w:rsid w:val="008E004F"/>
    <w:rsid w:val="008E0467"/>
    <w:rsid w:val="008E456F"/>
    <w:rsid w:val="008E547B"/>
    <w:rsid w:val="008E5516"/>
    <w:rsid w:val="008E562E"/>
    <w:rsid w:val="008E6815"/>
    <w:rsid w:val="008E6BD2"/>
    <w:rsid w:val="008E6C9F"/>
    <w:rsid w:val="008E785C"/>
    <w:rsid w:val="008F0946"/>
    <w:rsid w:val="008F0EDE"/>
    <w:rsid w:val="008F232E"/>
    <w:rsid w:val="008F3D2B"/>
    <w:rsid w:val="008F4818"/>
    <w:rsid w:val="008F4E3A"/>
    <w:rsid w:val="008F56D8"/>
    <w:rsid w:val="008F5F70"/>
    <w:rsid w:val="008F6C1C"/>
    <w:rsid w:val="008F6DC8"/>
    <w:rsid w:val="008F7648"/>
    <w:rsid w:val="008F7DA4"/>
    <w:rsid w:val="009030C1"/>
    <w:rsid w:val="00903D86"/>
    <w:rsid w:val="00906491"/>
    <w:rsid w:val="00907328"/>
    <w:rsid w:val="00912EE0"/>
    <w:rsid w:val="00912FC4"/>
    <w:rsid w:val="00913531"/>
    <w:rsid w:val="00915228"/>
    <w:rsid w:val="00916EEA"/>
    <w:rsid w:val="00916F16"/>
    <w:rsid w:val="00917964"/>
    <w:rsid w:val="00920306"/>
    <w:rsid w:val="0092124A"/>
    <w:rsid w:val="00922974"/>
    <w:rsid w:val="00926AEE"/>
    <w:rsid w:val="00926DAA"/>
    <w:rsid w:val="00927424"/>
    <w:rsid w:val="00927AFE"/>
    <w:rsid w:val="00930E01"/>
    <w:rsid w:val="00935D69"/>
    <w:rsid w:val="009376BE"/>
    <w:rsid w:val="009405A1"/>
    <w:rsid w:val="009409A2"/>
    <w:rsid w:val="009427A2"/>
    <w:rsid w:val="009434C1"/>
    <w:rsid w:val="0094455D"/>
    <w:rsid w:val="00944626"/>
    <w:rsid w:val="009447B2"/>
    <w:rsid w:val="0094570D"/>
    <w:rsid w:val="0094575A"/>
    <w:rsid w:val="0094711B"/>
    <w:rsid w:val="00947536"/>
    <w:rsid w:val="0095120A"/>
    <w:rsid w:val="00951260"/>
    <w:rsid w:val="00951CAF"/>
    <w:rsid w:val="00953048"/>
    <w:rsid w:val="00953190"/>
    <w:rsid w:val="00953860"/>
    <w:rsid w:val="00955C8D"/>
    <w:rsid w:val="00956FFF"/>
    <w:rsid w:val="0096088E"/>
    <w:rsid w:val="00962198"/>
    <w:rsid w:val="00963992"/>
    <w:rsid w:val="00963B1C"/>
    <w:rsid w:val="00963C5B"/>
    <w:rsid w:val="009648A9"/>
    <w:rsid w:val="00965864"/>
    <w:rsid w:val="00965AC9"/>
    <w:rsid w:val="00967014"/>
    <w:rsid w:val="009705B4"/>
    <w:rsid w:val="0097081E"/>
    <w:rsid w:val="00970C56"/>
    <w:rsid w:val="00971259"/>
    <w:rsid w:val="00974814"/>
    <w:rsid w:val="0097534E"/>
    <w:rsid w:val="00980A93"/>
    <w:rsid w:val="009815CE"/>
    <w:rsid w:val="00983742"/>
    <w:rsid w:val="009842D4"/>
    <w:rsid w:val="00985A70"/>
    <w:rsid w:val="00985CA5"/>
    <w:rsid w:val="009861A8"/>
    <w:rsid w:val="0098644A"/>
    <w:rsid w:val="00986E30"/>
    <w:rsid w:val="009871DA"/>
    <w:rsid w:val="00987484"/>
    <w:rsid w:val="00991525"/>
    <w:rsid w:val="00992EF7"/>
    <w:rsid w:val="00992FB0"/>
    <w:rsid w:val="009940A6"/>
    <w:rsid w:val="00994963"/>
    <w:rsid w:val="00994C03"/>
    <w:rsid w:val="0099759C"/>
    <w:rsid w:val="009A0271"/>
    <w:rsid w:val="009A08E2"/>
    <w:rsid w:val="009A0D56"/>
    <w:rsid w:val="009A3244"/>
    <w:rsid w:val="009A51B9"/>
    <w:rsid w:val="009A557F"/>
    <w:rsid w:val="009A582B"/>
    <w:rsid w:val="009A5DB3"/>
    <w:rsid w:val="009A603A"/>
    <w:rsid w:val="009A65BC"/>
    <w:rsid w:val="009A6CA2"/>
    <w:rsid w:val="009A7BFC"/>
    <w:rsid w:val="009B0499"/>
    <w:rsid w:val="009B0C6E"/>
    <w:rsid w:val="009B29FA"/>
    <w:rsid w:val="009B392E"/>
    <w:rsid w:val="009B39B3"/>
    <w:rsid w:val="009B4624"/>
    <w:rsid w:val="009B529E"/>
    <w:rsid w:val="009B6B04"/>
    <w:rsid w:val="009B7047"/>
    <w:rsid w:val="009C07ED"/>
    <w:rsid w:val="009C1237"/>
    <w:rsid w:val="009C15F7"/>
    <w:rsid w:val="009C177E"/>
    <w:rsid w:val="009C19B9"/>
    <w:rsid w:val="009C1EEF"/>
    <w:rsid w:val="009C30EF"/>
    <w:rsid w:val="009C3A3A"/>
    <w:rsid w:val="009C4C99"/>
    <w:rsid w:val="009C6417"/>
    <w:rsid w:val="009C687B"/>
    <w:rsid w:val="009D04D6"/>
    <w:rsid w:val="009D2287"/>
    <w:rsid w:val="009D3397"/>
    <w:rsid w:val="009D41EE"/>
    <w:rsid w:val="009D42AD"/>
    <w:rsid w:val="009D5048"/>
    <w:rsid w:val="009D56E9"/>
    <w:rsid w:val="009D5720"/>
    <w:rsid w:val="009D5F06"/>
    <w:rsid w:val="009D6C3A"/>
    <w:rsid w:val="009D6CC1"/>
    <w:rsid w:val="009D7AF1"/>
    <w:rsid w:val="009E0774"/>
    <w:rsid w:val="009E11C3"/>
    <w:rsid w:val="009E2527"/>
    <w:rsid w:val="009E2989"/>
    <w:rsid w:val="009E2A9E"/>
    <w:rsid w:val="009E2DA7"/>
    <w:rsid w:val="009E34BA"/>
    <w:rsid w:val="009E40B6"/>
    <w:rsid w:val="009E49EB"/>
    <w:rsid w:val="009E4E4B"/>
    <w:rsid w:val="009E65DD"/>
    <w:rsid w:val="009E6686"/>
    <w:rsid w:val="009E72B1"/>
    <w:rsid w:val="009F2151"/>
    <w:rsid w:val="009F3D4E"/>
    <w:rsid w:val="009F535B"/>
    <w:rsid w:val="009F659E"/>
    <w:rsid w:val="009F679C"/>
    <w:rsid w:val="009F6D3C"/>
    <w:rsid w:val="009F76A2"/>
    <w:rsid w:val="00A00E4E"/>
    <w:rsid w:val="00A0221F"/>
    <w:rsid w:val="00A02CDF"/>
    <w:rsid w:val="00A02EF4"/>
    <w:rsid w:val="00A0387B"/>
    <w:rsid w:val="00A03ED1"/>
    <w:rsid w:val="00A05A07"/>
    <w:rsid w:val="00A05DB4"/>
    <w:rsid w:val="00A06AB0"/>
    <w:rsid w:val="00A11C4E"/>
    <w:rsid w:val="00A11FB1"/>
    <w:rsid w:val="00A1361E"/>
    <w:rsid w:val="00A152BE"/>
    <w:rsid w:val="00A15660"/>
    <w:rsid w:val="00A15F88"/>
    <w:rsid w:val="00A1626E"/>
    <w:rsid w:val="00A20C56"/>
    <w:rsid w:val="00A2154A"/>
    <w:rsid w:val="00A2188D"/>
    <w:rsid w:val="00A254F2"/>
    <w:rsid w:val="00A25877"/>
    <w:rsid w:val="00A25D1A"/>
    <w:rsid w:val="00A25F92"/>
    <w:rsid w:val="00A27759"/>
    <w:rsid w:val="00A27E11"/>
    <w:rsid w:val="00A31057"/>
    <w:rsid w:val="00A3221C"/>
    <w:rsid w:val="00A3252A"/>
    <w:rsid w:val="00A32B7F"/>
    <w:rsid w:val="00A32D22"/>
    <w:rsid w:val="00A350D5"/>
    <w:rsid w:val="00A36FC1"/>
    <w:rsid w:val="00A37A03"/>
    <w:rsid w:val="00A40609"/>
    <w:rsid w:val="00A40C4A"/>
    <w:rsid w:val="00A41F54"/>
    <w:rsid w:val="00A4357D"/>
    <w:rsid w:val="00A43F7B"/>
    <w:rsid w:val="00A44302"/>
    <w:rsid w:val="00A449EA"/>
    <w:rsid w:val="00A45F23"/>
    <w:rsid w:val="00A46BBB"/>
    <w:rsid w:val="00A50101"/>
    <w:rsid w:val="00A5045F"/>
    <w:rsid w:val="00A50819"/>
    <w:rsid w:val="00A50B3B"/>
    <w:rsid w:val="00A51A4F"/>
    <w:rsid w:val="00A51E13"/>
    <w:rsid w:val="00A52023"/>
    <w:rsid w:val="00A52801"/>
    <w:rsid w:val="00A5429B"/>
    <w:rsid w:val="00A55737"/>
    <w:rsid w:val="00A56B8D"/>
    <w:rsid w:val="00A56E61"/>
    <w:rsid w:val="00A602F6"/>
    <w:rsid w:val="00A632B4"/>
    <w:rsid w:val="00A638BB"/>
    <w:rsid w:val="00A65D68"/>
    <w:rsid w:val="00A65FC7"/>
    <w:rsid w:val="00A66317"/>
    <w:rsid w:val="00A66BDB"/>
    <w:rsid w:val="00A66D33"/>
    <w:rsid w:val="00A6722C"/>
    <w:rsid w:val="00A67251"/>
    <w:rsid w:val="00A67530"/>
    <w:rsid w:val="00A678D0"/>
    <w:rsid w:val="00A67E35"/>
    <w:rsid w:val="00A71C35"/>
    <w:rsid w:val="00A71E52"/>
    <w:rsid w:val="00A7335B"/>
    <w:rsid w:val="00A7375C"/>
    <w:rsid w:val="00A742E0"/>
    <w:rsid w:val="00A752DC"/>
    <w:rsid w:val="00A75BF9"/>
    <w:rsid w:val="00A765EB"/>
    <w:rsid w:val="00A7674D"/>
    <w:rsid w:val="00A77995"/>
    <w:rsid w:val="00A80301"/>
    <w:rsid w:val="00A80B71"/>
    <w:rsid w:val="00A80FC5"/>
    <w:rsid w:val="00A8157B"/>
    <w:rsid w:val="00A815AC"/>
    <w:rsid w:val="00A8209F"/>
    <w:rsid w:val="00A82D5F"/>
    <w:rsid w:val="00A82E73"/>
    <w:rsid w:val="00A842B2"/>
    <w:rsid w:val="00A842FC"/>
    <w:rsid w:val="00A850C6"/>
    <w:rsid w:val="00A85D56"/>
    <w:rsid w:val="00A85D81"/>
    <w:rsid w:val="00A86475"/>
    <w:rsid w:val="00A87ECD"/>
    <w:rsid w:val="00A9003D"/>
    <w:rsid w:val="00A90EE4"/>
    <w:rsid w:val="00A9151A"/>
    <w:rsid w:val="00A9184E"/>
    <w:rsid w:val="00A92D08"/>
    <w:rsid w:val="00A93D75"/>
    <w:rsid w:val="00A93E7D"/>
    <w:rsid w:val="00A952BA"/>
    <w:rsid w:val="00A954D9"/>
    <w:rsid w:val="00A95600"/>
    <w:rsid w:val="00A9619D"/>
    <w:rsid w:val="00A96D5C"/>
    <w:rsid w:val="00A974F5"/>
    <w:rsid w:val="00AA027F"/>
    <w:rsid w:val="00AA21CD"/>
    <w:rsid w:val="00AA21FB"/>
    <w:rsid w:val="00AA273F"/>
    <w:rsid w:val="00AA2FD2"/>
    <w:rsid w:val="00AA38E8"/>
    <w:rsid w:val="00AA3EEF"/>
    <w:rsid w:val="00AA4152"/>
    <w:rsid w:val="00AA6017"/>
    <w:rsid w:val="00AA6338"/>
    <w:rsid w:val="00AA63FC"/>
    <w:rsid w:val="00AA7053"/>
    <w:rsid w:val="00AA74A5"/>
    <w:rsid w:val="00AB02EF"/>
    <w:rsid w:val="00AB0BA4"/>
    <w:rsid w:val="00AB0C40"/>
    <w:rsid w:val="00AB1155"/>
    <w:rsid w:val="00AB1698"/>
    <w:rsid w:val="00AB1951"/>
    <w:rsid w:val="00AB1B41"/>
    <w:rsid w:val="00AB22E8"/>
    <w:rsid w:val="00AB275B"/>
    <w:rsid w:val="00AB3D6A"/>
    <w:rsid w:val="00AB4D6D"/>
    <w:rsid w:val="00AB5632"/>
    <w:rsid w:val="00AB5BD2"/>
    <w:rsid w:val="00AB7C5D"/>
    <w:rsid w:val="00AC26C1"/>
    <w:rsid w:val="00AC2CDC"/>
    <w:rsid w:val="00AC3AD8"/>
    <w:rsid w:val="00AC42E9"/>
    <w:rsid w:val="00AC4907"/>
    <w:rsid w:val="00AC4E53"/>
    <w:rsid w:val="00AC4EAC"/>
    <w:rsid w:val="00AC5E80"/>
    <w:rsid w:val="00AC5F48"/>
    <w:rsid w:val="00AC6FB1"/>
    <w:rsid w:val="00AD12DA"/>
    <w:rsid w:val="00AD13C0"/>
    <w:rsid w:val="00AD2E03"/>
    <w:rsid w:val="00AD47C0"/>
    <w:rsid w:val="00AD4A90"/>
    <w:rsid w:val="00AD4A95"/>
    <w:rsid w:val="00AD5905"/>
    <w:rsid w:val="00AD65D6"/>
    <w:rsid w:val="00AD7EF9"/>
    <w:rsid w:val="00AE1932"/>
    <w:rsid w:val="00AE3B37"/>
    <w:rsid w:val="00AE3C87"/>
    <w:rsid w:val="00AE40D7"/>
    <w:rsid w:val="00AE5046"/>
    <w:rsid w:val="00AE6298"/>
    <w:rsid w:val="00AE6F62"/>
    <w:rsid w:val="00AE7352"/>
    <w:rsid w:val="00AF05E6"/>
    <w:rsid w:val="00AF0C5F"/>
    <w:rsid w:val="00AF1EAF"/>
    <w:rsid w:val="00AF27FC"/>
    <w:rsid w:val="00AF2AEE"/>
    <w:rsid w:val="00AF5393"/>
    <w:rsid w:val="00AF53E4"/>
    <w:rsid w:val="00AF5A14"/>
    <w:rsid w:val="00AF7269"/>
    <w:rsid w:val="00AF7C5B"/>
    <w:rsid w:val="00B01AFF"/>
    <w:rsid w:val="00B02A44"/>
    <w:rsid w:val="00B03109"/>
    <w:rsid w:val="00B0348F"/>
    <w:rsid w:val="00B04954"/>
    <w:rsid w:val="00B05A01"/>
    <w:rsid w:val="00B12117"/>
    <w:rsid w:val="00B121F7"/>
    <w:rsid w:val="00B12B9F"/>
    <w:rsid w:val="00B13B26"/>
    <w:rsid w:val="00B13B8B"/>
    <w:rsid w:val="00B13F16"/>
    <w:rsid w:val="00B144BA"/>
    <w:rsid w:val="00B152B4"/>
    <w:rsid w:val="00B15BD1"/>
    <w:rsid w:val="00B174FA"/>
    <w:rsid w:val="00B2005F"/>
    <w:rsid w:val="00B238AE"/>
    <w:rsid w:val="00B24AEE"/>
    <w:rsid w:val="00B24D6B"/>
    <w:rsid w:val="00B25018"/>
    <w:rsid w:val="00B25ABF"/>
    <w:rsid w:val="00B25C00"/>
    <w:rsid w:val="00B25FE2"/>
    <w:rsid w:val="00B262A7"/>
    <w:rsid w:val="00B273E1"/>
    <w:rsid w:val="00B27571"/>
    <w:rsid w:val="00B316D4"/>
    <w:rsid w:val="00B31BDA"/>
    <w:rsid w:val="00B325E2"/>
    <w:rsid w:val="00B33382"/>
    <w:rsid w:val="00B3513C"/>
    <w:rsid w:val="00B352BC"/>
    <w:rsid w:val="00B356D2"/>
    <w:rsid w:val="00B35BBA"/>
    <w:rsid w:val="00B36108"/>
    <w:rsid w:val="00B36FDE"/>
    <w:rsid w:val="00B41C69"/>
    <w:rsid w:val="00B421D1"/>
    <w:rsid w:val="00B42709"/>
    <w:rsid w:val="00B42F36"/>
    <w:rsid w:val="00B436E5"/>
    <w:rsid w:val="00B43DE1"/>
    <w:rsid w:val="00B44978"/>
    <w:rsid w:val="00B44A6B"/>
    <w:rsid w:val="00B457FE"/>
    <w:rsid w:val="00B458B7"/>
    <w:rsid w:val="00B5085A"/>
    <w:rsid w:val="00B50C17"/>
    <w:rsid w:val="00B51216"/>
    <w:rsid w:val="00B5160E"/>
    <w:rsid w:val="00B51B38"/>
    <w:rsid w:val="00B52117"/>
    <w:rsid w:val="00B52DC7"/>
    <w:rsid w:val="00B52FC2"/>
    <w:rsid w:val="00B53229"/>
    <w:rsid w:val="00B53610"/>
    <w:rsid w:val="00B538B8"/>
    <w:rsid w:val="00B544DE"/>
    <w:rsid w:val="00B549E1"/>
    <w:rsid w:val="00B54CF4"/>
    <w:rsid w:val="00B55EC7"/>
    <w:rsid w:val="00B56C9E"/>
    <w:rsid w:val="00B60B7F"/>
    <w:rsid w:val="00B61329"/>
    <w:rsid w:val="00B6146C"/>
    <w:rsid w:val="00B61641"/>
    <w:rsid w:val="00B61A80"/>
    <w:rsid w:val="00B62A1F"/>
    <w:rsid w:val="00B63DA0"/>
    <w:rsid w:val="00B640B0"/>
    <w:rsid w:val="00B64167"/>
    <w:rsid w:val="00B65C0E"/>
    <w:rsid w:val="00B65DF7"/>
    <w:rsid w:val="00B65F7D"/>
    <w:rsid w:val="00B65FDA"/>
    <w:rsid w:val="00B66986"/>
    <w:rsid w:val="00B66D4F"/>
    <w:rsid w:val="00B6729F"/>
    <w:rsid w:val="00B67A5B"/>
    <w:rsid w:val="00B70B95"/>
    <w:rsid w:val="00B71175"/>
    <w:rsid w:val="00B7208B"/>
    <w:rsid w:val="00B7351B"/>
    <w:rsid w:val="00B739C3"/>
    <w:rsid w:val="00B73B1A"/>
    <w:rsid w:val="00B74E5F"/>
    <w:rsid w:val="00B7512F"/>
    <w:rsid w:val="00B757D2"/>
    <w:rsid w:val="00B76A2B"/>
    <w:rsid w:val="00B7736A"/>
    <w:rsid w:val="00B81C56"/>
    <w:rsid w:val="00B8254E"/>
    <w:rsid w:val="00B82705"/>
    <w:rsid w:val="00B83479"/>
    <w:rsid w:val="00B8410C"/>
    <w:rsid w:val="00B84C92"/>
    <w:rsid w:val="00B84EDA"/>
    <w:rsid w:val="00B85895"/>
    <w:rsid w:val="00B85B2E"/>
    <w:rsid w:val="00B85DFD"/>
    <w:rsid w:val="00B8710C"/>
    <w:rsid w:val="00B877FF"/>
    <w:rsid w:val="00B879C0"/>
    <w:rsid w:val="00B906DE"/>
    <w:rsid w:val="00B9198C"/>
    <w:rsid w:val="00B91C61"/>
    <w:rsid w:val="00B91CAC"/>
    <w:rsid w:val="00B93323"/>
    <w:rsid w:val="00B94EB7"/>
    <w:rsid w:val="00B95154"/>
    <w:rsid w:val="00B9515D"/>
    <w:rsid w:val="00B9651C"/>
    <w:rsid w:val="00B971B0"/>
    <w:rsid w:val="00B977B3"/>
    <w:rsid w:val="00BA3167"/>
    <w:rsid w:val="00BA3F9A"/>
    <w:rsid w:val="00BA59C6"/>
    <w:rsid w:val="00BA5F9C"/>
    <w:rsid w:val="00BA76AE"/>
    <w:rsid w:val="00BB1535"/>
    <w:rsid w:val="00BB39C0"/>
    <w:rsid w:val="00BB5CB2"/>
    <w:rsid w:val="00BB61BF"/>
    <w:rsid w:val="00BB764F"/>
    <w:rsid w:val="00BB7666"/>
    <w:rsid w:val="00BB7928"/>
    <w:rsid w:val="00BC00A4"/>
    <w:rsid w:val="00BC0651"/>
    <w:rsid w:val="00BC094D"/>
    <w:rsid w:val="00BC098B"/>
    <w:rsid w:val="00BC1091"/>
    <w:rsid w:val="00BC208B"/>
    <w:rsid w:val="00BC24C1"/>
    <w:rsid w:val="00BC39F1"/>
    <w:rsid w:val="00BC3FFC"/>
    <w:rsid w:val="00BC4199"/>
    <w:rsid w:val="00BC4C5E"/>
    <w:rsid w:val="00BC5C0B"/>
    <w:rsid w:val="00BC706A"/>
    <w:rsid w:val="00BC78E7"/>
    <w:rsid w:val="00BC7E74"/>
    <w:rsid w:val="00BD01CA"/>
    <w:rsid w:val="00BD0745"/>
    <w:rsid w:val="00BD1974"/>
    <w:rsid w:val="00BD1B0A"/>
    <w:rsid w:val="00BD3E6A"/>
    <w:rsid w:val="00BD424E"/>
    <w:rsid w:val="00BD49AB"/>
    <w:rsid w:val="00BD4DA7"/>
    <w:rsid w:val="00BD5E09"/>
    <w:rsid w:val="00BD7BE2"/>
    <w:rsid w:val="00BD7CDC"/>
    <w:rsid w:val="00BE073B"/>
    <w:rsid w:val="00BE087B"/>
    <w:rsid w:val="00BE15AF"/>
    <w:rsid w:val="00BE2D91"/>
    <w:rsid w:val="00BE307F"/>
    <w:rsid w:val="00BE3CC4"/>
    <w:rsid w:val="00BE457C"/>
    <w:rsid w:val="00BE461E"/>
    <w:rsid w:val="00BE49A2"/>
    <w:rsid w:val="00BE5568"/>
    <w:rsid w:val="00BE6298"/>
    <w:rsid w:val="00BE6B15"/>
    <w:rsid w:val="00BE70BF"/>
    <w:rsid w:val="00BF285B"/>
    <w:rsid w:val="00BF2E7F"/>
    <w:rsid w:val="00BF42B4"/>
    <w:rsid w:val="00BF46EC"/>
    <w:rsid w:val="00BF5958"/>
    <w:rsid w:val="00BF5CFD"/>
    <w:rsid w:val="00BF6F02"/>
    <w:rsid w:val="00BF712A"/>
    <w:rsid w:val="00BF7228"/>
    <w:rsid w:val="00BF73D9"/>
    <w:rsid w:val="00BF7A9F"/>
    <w:rsid w:val="00C008B6"/>
    <w:rsid w:val="00C0113D"/>
    <w:rsid w:val="00C02A5B"/>
    <w:rsid w:val="00C041CD"/>
    <w:rsid w:val="00C04953"/>
    <w:rsid w:val="00C04F61"/>
    <w:rsid w:val="00C05CA5"/>
    <w:rsid w:val="00C05E7B"/>
    <w:rsid w:val="00C063D5"/>
    <w:rsid w:val="00C06466"/>
    <w:rsid w:val="00C0670C"/>
    <w:rsid w:val="00C06CD6"/>
    <w:rsid w:val="00C0705F"/>
    <w:rsid w:val="00C10456"/>
    <w:rsid w:val="00C1161F"/>
    <w:rsid w:val="00C137B6"/>
    <w:rsid w:val="00C13CAD"/>
    <w:rsid w:val="00C145D8"/>
    <w:rsid w:val="00C15570"/>
    <w:rsid w:val="00C15A6A"/>
    <w:rsid w:val="00C163D1"/>
    <w:rsid w:val="00C1668F"/>
    <w:rsid w:val="00C16ADE"/>
    <w:rsid w:val="00C17030"/>
    <w:rsid w:val="00C17419"/>
    <w:rsid w:val="00C17838"/>
    <w:rsid w:val="00C17ECF"/>
    <w:rsid w:val="00C219C9"/>
    <w:rsid w:val="00C21F88"/>
    <w:rsid w:val="00C2223D"/>
    <w:rsid w:val="00C2229B"/>
    <w:rsid w:val="00C223F9"/>
    <w:rsid w:val="00C2270C"/>
    <w:rsid w:val="00C23FE3"/>
    <w:rsid w:val="00C24813"/>
    <w:rsid w:val="00C24916"/>
    <w:rsid w:val="00C251FF"/>
    <w:rsid w:val="00C253F0"/>
    <w:rsid w:val="00C25490"/>
    <w:rsid w:val="00C255F7"/>
    <w:rsid w:val="00C25A9A"/>
    <w:rsid w:val="00C25C84"/>
    <w:rsid w:val="00C2773F"/>
    <w:rsid w:val="00C279C4"/>
    <w:rsid w:val="00C30700"/>
    <w:rsid w:val="00C3072A"/>
    <w:rsid w:val="00C30F4C"/>
    <w:rsid w:val="00C31E7D"/>
    <w:rsid w:val="00C31E84"/>
    <w:rsid w:val="00C3361C"/>
    <w:rsid w:val="00C336EF"/>
    <w:rsid w:val="00C33C55"/>
    <w:rsid w:val="00C34351"/>
    <w:rsid w:val="00C35F0E"/>
    <w:rsid w:val="00C35F4B"/>
    <w:rsid w:val="00C369AD"/>
    <w:rsid w:val="00C36AAB"/>
    <w:rsid w:val="00C41721"/>
    <w:rsid w:val="00C41C68"/>
    <w:rsid w:val="00C424DB"/>
    <w:rsid w:val="00C427CE"/>
    <w:rsid w:val="00C42965"/>
    <w:rsid w:val="00C42A37"/>
    <w:rsid w:val="00C43F12"/>
    <w:rsid w:val="00C44645"/>
    <w:rsid w:val="00C447D5"/>
    <w:rsid w:val="00C45FFA"/>
    <w:rsid w:val="00C46BE9"/>
    <w:rsid w:val="00C47396"/>
    <w:rsid w:val="00C47A7C"/>
    <w:rsid w:val="00C47B30"/>
    <w:rsid w:val="00C51238"/>
    <w:rsid w:val="00C52497"/>
    <w:rsid w:val="00C53A89"/>
    <w:rsid w:val="00C54287"/>
    <w:rsid w:val="00C5463E"/>
    <w:rsid w:val="00C55B18"/>
    <w:rsid w:val="00C5712B"/>
    <w:rsid w:val="00C57378"/>
    <w:rsid w:val="00C604A7"/>
    <w:rsid w:val="00C61178"/>
    <w:rsid w:val="00C637A1"/>
    <w:rsid w:val="00C63E55"/>
    <w:rsid w:val="00C63E7B"/>
    <w:rsid w:val="00C64401"/>
    <w:rsid w:val="00C671F0"/>
    <w:rsid w:val="00C674CC"/>
    <w:rsid w:val="00C7066E"/>
    <w:rsid w:val="00C70D68"/>
    <w:rsid w:val="00C71AEF"/>
    <w:rsid w:val="00C72672"/>
    <w:rsid w:val="00C72AF3"/>
    <w:rsid w:val="00C72CEF"/>
    <w:rsid w:val="00C72EBA"/>
    <w:rsid w:val="00C73947"/>
    <w:rsid w:val="00C73EA7"/>
    <w:rsid w:val="00C757B2"/>
    <w:rsid w:val="00C761EB"/>
    <w:rsid w:val="00C76366"/>
    <w:rsid w:val="00C768EE"/>
    <w:rsid w:val="00C7762F"/>
    <w:rsid w:val="00C81632"/>
    <w:rsid w:val="00C81E17"/>
    <w:rsid w:val="00C82A03"/>
    <w:rsid w:val="00C83C09"/>
    <w:rsid w:val="00C85211"/>
    <w:rsid w:val="00C86E5A"/>
    <w:rsid w:val="00C86F71"/>
    <w:rsid w:val="00C93C05"/>
    <w:rsid w:val="00C96E83"/>
    <w:rsid w:val="00CA22C0"/>
    <w:rsid w:val="00CA2CC2"/>
    <w:rsid w:val="00CA4ECD"/>
    <w:rsid w:val="00CA5A7A"/>
    <w:rsid w:val="00CA6415"/>
    <w:rsid w:val="00CA715B"/>
    <w:rsid w:val="00CA7C9C"/>
    <w:rsid w:val="00CB0BEB"/>
    <w:rsid w:val="00CB1E8B"/>
    <w:rsid w:val="00CB2E7D"/>
    <w:rsid w:val="00CB31CC"/>
    <w:rsid w:val="00CB4242"/>
    <w:rsid w:val="00CB52EE"/>
    <w:rsid w:val="00CC2235"/>
    <w:rsid w:val="00CC22C4"/>
    <w:rsid w:val="00CC3AA8"/>
    <w:rsid w:val="00CC6745"/>
    <w:rsid w:val="00CC76E8"/>
    <w:rsid w:val="00CC7AEE"/>
    <w:rsid w:val="00CD04E4"/>
    <w:rsid w:val="00CD07D5"/>
    <w:rsid w:val="00CD1483"/>
    <w:rsid w:val="00CD2779"/>
    <w:rsid w:val="00CD2D3E"/>
    <w:rsid w:val="00CD434A"/>
    <w:rsid w:val="00CD6657"/>
    <w:rsid w:val="00CD6C00"/>
    <w:rsid w:val="00CE1E25"/>
    <w:rsid w:val="00CE1EC9"/>
    <w:rsid w:val="00CE498B"/>
    <w:rsid w:val="00CE4C48"/>
    <w:rsid w:val="00CE54BA"/>
    <w:rsid w:val="00CE5B41"/>
    <w:rsid w:val="00CE642C"/>
    <w:rsid w:val="00CE647C"/>
    <w:rsid w:val="00CE64A5"/>
    <w:rsid w:val="00CE6BAB"/>
    <w:rsid w:val="00CE6D68"/>
    <w:rsid w:val="00CE7FAF"/>
    <w:rsid w:val="00CF0402"/>
    <w:rsid w:val="00CF0D6B"/>
    <w:rsid w:val="00CF111E"/>
    <w:rsid w:val="00CF1A02"/>
    <w:rsid w:val="00CF2E56"/>
    <w:rsid w:val="00CF6C7D"/>
    <w:rsid w:val="00CF78AE"/>
    <w:rsid w:val="00D005FB"/>
    <w:rsid w:val="00D00995"/>
    <w:rsid w:val="00D0145C"/>
    <w:rsid w:val="00D01EE0"/>
    <w:rsid w:val="00D01F83"/>
    <w:rsid w:val="00D0208A"/>
    <w:rsid w:val="00D02D66"/>
    <w:rsid w:val="00D02FE8"/>
    <w:rsid w:val="00D030DA"/>
    <w:rsid w:val="00D04038"/>
    <w:rsid w:val="00D04499"/>
    <w:rsid w:val="00D05816"/>
    <w:rsid w:val="00D07542"/>
    <w:rsid w:val="00D0789F"/>
    <w:rsid w:val="00D103B1"/>
    <w:rsid w:val="00D10536"/>
    <w:rsid w:val="00D10C6D"/>
    <w:rsid w:val="00D13A3F"/>
    <w:rsid w:val="00D13CA1"/>
    <w:rsid w:val="00D140A8"/>
    <w:rsid w:val="00D14D86"/>
    <w:rsid w:val="00D14ED1"/>
    <w:rsid w:val="00D15496"/>
    <w:rsid w:val="00D15ED6"/>
    <w:rsid w:val="00D16306"/>
    <w:rsid w:val="00D16499"/>
    <w:rsid w:val="00D16ED2"/>
    <w:rsid w:val="00D2029D"/>
    <w:rsid w:val="00D205BB"/>
    <w:rsid w:val="00D20EDD"/>
    <w:rsid w:val="00D21428"/>
    <w:rsid w:val="00D223B8"/>
    <w:rsid w:val="00D22E20"/>
    <w:rsid w:val="00D232D7"/>
    <w:rsid w:val="00D233AF"/>
    <w:rsid w:val="00D235F3"/>
    <w:rsid w:val="00D240A0"/>
    <w:rsid w:val="00D2432F"/>
    <w:rsid w:val="00D24429"/>
    <w:rsid w:val="00D24F59"/>
    <w:rsid w:val="00D25563"/>
    <w:rsid w:val="00D259A9"/>
    <w:rsid w:val="00D272BA"/>
    <w:rsid w:val="00D310B1"/>
    <w:rsid w:val="00D3238F"/>
    <w:rsid w:val="00D3285F"/>
    <w:rsid w:val="00D32D67"/>
    <w:rsid w:val="00D33EB1"/>
    <w:rsid w:val="00D35040"/>
    <w:rsid w:val="00D350A5"/>
    <w:rsid w:val="00D3538D"/>
    <w:rsid w:val="00D362FD"/>
    <w:rsid w:val="00D42CC7"/>
    <w:rsid w:val="00D43FA0"/>
    <w:rsid w:val="00D44ACA"/>
    <w:rsid w:val="00D47704"/>
    <w:rsid w:val="00D479C8"/>
    <w:rsid w:val="00D51E42"/>
    <w:rsid w:val="00D52B51"/>
    <w:rsid w:val="00D5352D"/>
    <w:rsid w:val="00D55640"/>
    <w:rsid w:val="00D55B87"/>
    <w:rsid w:val="00D56173"/>
    <w:rsid w:val="00D56C8E"/>
    <w:rsid w:val="00D605EA"/>
    <w:rsid w:val="00D611A4"/>
    <w:rsid w:val="00D619E6"/>
    <w:rsid w:val="00D61F82"/>
    <w:rsid w:val="00D6211E"/>
    <w:rsid w:val="00D63F91"/>
    <w:rsid w:val="00D640FD"/>
    <w:rsid w:val="00D66A19"/>
    <w:rsid w:val="00D66F65"/>
    <w:rsid w:val="00D7042F"/>
    <w:rsid w:val="00D70C46"/>
    <w:rsid w:val="00D74825"/>
    <w:rsid w:val="00D75487"/>
    <w:rsid w:val="00D75976"/>
    <w:rsid w:val="00D7622B"/>
    <w:rsid w:val="00D763DD"/>
    <w:rsid w:val="00D76DA3"/>
    <w:rsid w:val="00D806F8"/>
    <w:rsid w:val="00D80C2E"/>
    <w:rsid w:val="00D812A2"/>
    <w:rsid w:val="00D8215A"/>
    <w:rsid w:val="00D8237F"/>
    <w:rsid w:val="00D850C8"/>
    <w:rsid w:val="00D856C2"/>
    <w:rsid w:val="00D867B2"/>
    <w:rsid w:val="00D86C83"/>
    <w:rsid w:val="00D8719D"/>
    <w:rsid w:val="00D913E8"/>
    <w:rsid w:val="00D91F64"/>
    <w:rsid w:val="00D92715"/>
    <w:rsid w:val="00D94323"/>
    <w:rsid w:val="00D9560A"/>
    <w:rsid w:val="00D960C2"/>
    <w:rsid w:val="00D97179"/>
    <w:rsid w:val="00D97B51"/>
    <w:rsid w:val="00DA057F"/>
    <w:rsid w:val="00DA0A96"/>
    <w:rsid w:val="00DA0B62"/>
    <w:rsid w:val="00DA120D"/>
    <w:rsid w:val="00DA1D8E"/>
    <w:rsid w:val="00DA2A58"/>
    <w:rsid w:val="00DA2BC1"/>
    <w:rsid w:val="00DA307E"/>
    <w:rsid w:val="00DA3EF1"/>
    <w:rsid w:val="00DA61CE"/>
    <w:rsid w:val="00DA63A9"/>
    <w:rsid w:val="00DA6600"/>
    <w:rsid w:val="00DA6C58"/>
    <w:rsid w:val="00DA6F73"/>
    <w:rsid w:val="00DB11B3"/>
    <w:rsid w:val="00DB1D1E"/>
    <w:rsid w:val="00DB20A0"/>
    <w:rsid w:val="00DB313A"/>
    <w:rsid w:val="00DB350D"/>
    <w:rsid w:val="00DB466A"/>
    <w:rsid w:val="00DB4E82"/>
    <w:rsid w:val="00DB58E0"/>
    <w:rsid w:val="00DB5F7C"/>
    <w:rsid w:val="00DB7922"/>
    <w:rsid w:val="00DC08BC"/>
    <w:rsid w:val="00DC0919"/>
    <w:rsid w:val="00DC09B0"/>
    <w:rsid w:val="00DC1E31"/>
    <w:rsid w:val="00DC2D97"/>
    <w:rsid w:val="00DC3209"/>
    <w:rsid w:val="00DC3670"/>
    <w:rsid w:val="00DC39F2"/>
    <w:rsid w:val="00DC3F82"/>
    <w:rsid w:val="00DC4718"/>
    <w:rsid w:val="00DC4745"/>
    <w:rsid w:val="00DC5920"/>
    <w:rsid w:val="00DC782A"/>
    <w:rsid w:val="00DD4557"/>
    <w:rsid w:val="00DD4EFB"/>
    <w:rsid w:val="00DD519F"/>
    <w:rsid w:val="00DD57DA"/>
    <w:rsid w:val="00DD602F"/>
    <w:rsid w:val="00DD64BC"/>
    <w:rsid w:val="00DD66E1"/>
    <w:rsid w:val="00DD6A1A"/>
    <w:rsid w:val="00DD7802"/>
    <w:rsid w:val="00DD7CDE"/>
    <w:rsid w:val="00DE13EC"/>
    <w:rsid w:val="00DE23F7"/>
    <w:rsid w:val="00DE2A9F"/>
    <w:rsid w:val="00DE343E"/>
    <w:rsid w:val="00DE3735"/>
    <w:rsid w:val="00DE3C09"/>
    <w:rsid w:val="00DE4127"/>
    <w:rsid w:val="00DE42CA"/>
    <w:rsid w:val="00DE5BCB"/>
    <w:rsid w:val="00DE62D9"/>
    <w:rsid w:val="00DE7554"/>
    <w:rsid w:val="00DF02C0"/>
    <w:rsid w:val="00DF0EDB"/>
    <w:rsid w:val="00DF1687"/>
    <w:rsid w:val="00DF29E8"/>
    <w:rsid w:val="00DF4821"/>
    <w:rsid w:val="00DF54E1"/>
    <w:rsid w:val="00DF589B"/>
    <w:rsid w:val="00DF65D7"/>
    <w:rsid w:val="00DF6D04"/>
    <w:rsid w:val="00DF6D66"/>
    <w:rsid w:val="00DF7220"/>
    <w:rsid w:val="00DF7B7C"/>
    <w:rsid w:val="00E0099F"/>
    <w:rsid w:val="00E00FEE"/>
    <w:rsid w:val="00E0191D"/>
    <w:rsid w:val="00E01EC1"/>
    <w:rsid w:val="00E0292A"/>
    <w:rsid w:val="00E0349A"/>
    <w:rsid w:val="00E03F12"/>
    <w:rsid w:val="00E0405E"/>
    <w:rsid w:val="00E047C6"/>
    <w:rsid w:val="00E04F7A"/>
    <w:rsid w:val="00E0527E"/>
    <w:rsid w:val="00E05A7F"/>
    <w:rsid w:val="00E0690E"/>
    <w:rsid w:val="00E06982"/>
    <w:rsid w:val="00E0703B"/>
    <w:rsid w:val="00E102F3"/>
    <w:rsid w:val="00E10C8C"/>
    <w:rsid w:val="00E11901"/>
    <w:rsid w:val="00E11AC6"/>
    <w:rsid w:val="00E11F81"/>
    <w:rsid w:val="00E1273A"/>
    <w:rsid w:val="00E127DC"/>
    <w:rsid w:val="00E1291A"/>
    <w:rsid w:val="00E12A61"/>
    <w:rsid w:val="00E13109"/>
    <w:rsid w:val="00E137BF"/>
    <w:rsid w:val="00E13EC5"/>
    <w:rsid w:val="00E147F4"/>
    <w:rsid w:val="00E14CFE"/>
    <w:rsid w:val="00E14F4B"/>
    <w:rsid w:val="00E15ECE"/>
    <w:rsid w:val="00E176A0"/>
    <w:rsid w:val="00E177C0"/>
    <w:rsid w:val="00E17F58"/>
    <w:rsid w:val="00E2006A"/>
    <w:rsid w:val="00E20B19"/>
    <w:rsid w:val="00E20C44"/>
    <w:rsid w:val="00E21665"/>
    <w:rsid w:val="00E21741"/>
    <w:rsid w:val="00E22CAB"/>
    <w:rsid w:val="00E2332B"/>
    <w:rsid w:val="00E23912"/>
    <w:rsid w:val="00E24A02"/>
    <w:rsid w:val="00E25128"/>
    <w:rsid w:val="00E252A3"/>
    <w:rsid w:val="00E25415"/>
    <w:rsid w:val="00E26258"/>
    <w:rsid w:val="00E26CDC"/>
    <w:rsid w:val="00E2713B"/>
    <w:rsid w:val="00E30556"/>
    <w:rsid w:val="00E30727"/>
    <w:rsid w:val="00E31185"/>
    <w:rsid w:val="00E32184"/>
    <w:rsid w:val="00E3222D"/>
    <w:rsid w:val="00E3262F"/>
    <w:rsid w:val="00E32A47"/>
    <w:rsid w:val="00E33092"/>
    <w:rsid w:val="00E336E9"/>
    <w:rsid w:val="00E33B4C"/>
    <w:rsid w:val="00E34014"/>
    <w:rsid w:val="00E3473D"/>
    <w:rsid w:val="00E35030"/>
    <w:rsid w:val="00E35FDE"/>
    <w:rsid w:val="00E36089"/>
    <w:rsid w:val="00E36588"/>
    <w:rsid w:val="00E36DB6"/>
    <w:rsid w:val="00E37D96"/>
    <w:rsid w:val="00E4004F"/>
    <w:rsid w:val="00E401B8"/>
    <w:rsid w:val="00E405BF"/>
    <w:rsid w:val="00E40B89"/>
    <w:rsid w:val="00E43277"/>
    <w:rsid w:val="00E44599"/>
    <w:rsid w:val="00E45BE0"/>
    <w:rsid w:val="00E50CCE"/>
    <w:rsid w:val="00E54365"/>
    <w:rsid w:val="00E5436A"/>
    <w:rsid w:val="00E5601A"/>
    <w:rsid w:val="00E5778A"/>
    <w:rsid w:val="00E61A50"/>
    <w:rsid w:val="00E61EEB"/>
    <w:rsid w:val="00E620AF"/>
    <w:rsid w:val="00E62688"/>
    <w:rsid w:val="00E63861"/>
    <w:rsid w:val="00E63998"/>
    <w:rsid w:val="00E643B6"/>
    <w:rsid w:val="00E65F36"/>
    <w:rsid w:val="00E6626F"/>
    <w:rsid w:val="00E663FD"/>
    <w:rsid w:val="00E67E14"/>
    <w:rsid w:val="00E70F61"/>
    <w:rsid w:val="00E7314E"/>
    <w:rsid w:val="00E73BDE"/>
    <w:rsid w:val="00E73F7B"/>
    <w:rsid w:val="00E75DB1"/>
    <w:rsid w:val="00E75E00"/>
    <w:rsid w:val="00E763D2"/>
    <w:rsid w:val="00E76A1C"/>
    <w:rsid w:val="00E76D45"/>
    <w:rsid w:val="00E7712A"/>
    <w:rsid w:val="00E82056"/>
    <w:rsid w:val="00E830CF"/>
    <w:rsid w:val="00E83BA6"/>
    <w:rsid w:val="00E84A88"/>
    <w:rsid w:val="00E85715"/>
    <w:rsid w:val="00E85D46"/>
    <w:rsid w:val="00E90E75"/>
    <w:rsid w:val="00E90EDB"/>
    <w:rsid w:val="00E9103B"/>
    <w:rsid w:val="00E91D2C"/>
    <w:rsid w:val="00E92707"/>
    <w:rsid w:val="00E928DE"/>
    <w:rsid w:val="00E94C24"/>
    <w:rsid w:val="00E95879"/>
    <w:rsid w:val="00E96B49"/>
    <w:rsid w:val="00E97B39"/>
    <w:rsid w:val="00EA1B59"/>
    <w:rsid w:val="00EA29B0"/>
    <w:rsid w:val="00EA2ADD"/>
    <w:rsid w:val="00EA33F4"/>
    <w:rsid w:val="00EA3E35"/>
    <w:rsid w:val="00EA4AAF"/>
    <w:rsid w:val="00EA4C9B"/>
    <w:rsid w:val="00EA4EE8"/>
    <w:rsid w:val="00EA54B9"/>
    <w:rsid w:val="00EA5D59"/>
    <w:rsid w:val="00EA610E"/>
    <w:rsid w:val="00EA676A"/>
    <w:rsid w:val="00EA6E03"/>
    <w:rsid w:val="00EB0B7F"/>
    <w:rsid w:val="00EB22FC"/>
    <w:rsid w:val="00EB3C44"/>
    <w:rsid w:val="00EB4577"/>
    <w:rsid w:val="00EB4B9F"/>
    <w:rsid w:val="00EB588B"/>
    <w:rsid w:val="00EB627F"/>
    <w:rsid w:val="00EB6B2C"/>
    <w:rsid w:val="00EB725F"/>
    <w:rsid w:val="00EB76DA"/>
    <w:rsid w:val="00EB7B87"/>
    <w:rsid w:val="00EC0636"/>
    <w:rsid w:val="00EC09CB"/>
    <w:rsid w:val="00EC1F58"/>
    <w:rsid w:val="00EC2B02"/>
    <w:rsid w:val="00EC4EAF"/>
    <w:rsid w:val="00EC52A7"/>
    <w:rsid w:val="00EC73F1"/>
    <w:rsid w:val="00ED0B98"/>
    <w:rsid w:val="00ED2504"/>
    <w:rsid w:val="00ED27C5"/>
    <w:rsid w:val="00ED3220"/>
    <w:rsid w:val="00ED4002"/>
    <w:rsid w:val="00ED43BF"/>
    <w:rsid w:val="00ED4C61"/>
    <w:rsid w:val="00ED53A3"/>
    <w:rsid w:val="00ED5D2D"/>
    <w:rsid w:val="00ED6F2E"/>
    <w:rsid w:val="00ED6F3E"/>
    <w:rsid w:val="00EE13F2"/>
    <w:rsid w:val="00EE5AA7"/>
    <w:rsid w:val="00EE6C68"/>
    <w:rsid w:val="00EE7897"/>
    <w:rsid w:val="00EF092C"/>
    <w:rsid w:val="00EF0BF6"/>
    <w:rsid w:val="00EF1DFE"/>
    <w:rsid w:val="00EF2386"/>
    <w:rsid w:val="00EF2D10"/>
    <w:rsid w:val="00EF38AB"/>
    <w:rsid w:val="00EF406D"/>
    <w:rsid w:val="00EF4741"/>
    <w:rsid w:val="00EF4F22"/>
    <w:rsid w:val="00F00E01"/>
    <w:rsid w:val="00F00F26"/>
    <w:rsid w:val="00F019E2"/>
    <w:rsid w:val="00F01A13"/>
    <w:rsid w:val="00F02D39"/>
    <w:rsid w:val="00F02FC5"/>
    <w:rsid w:val="00F03700"/>
    <w:rsid w:val="00F046F9"/>
    <w:rsid w:val="00F059FD"/>
    <w:rsid w:val="00F05D9F"/>
    <w:rsid w:val="00F0695D"/>
    <w:rsid w:val="00F10821"/>
    <w:rsid w:val="00F10E75"/>
    <w:rsid w:val="00F11D34"/>
    <w:rsid w:val="00F122CF"/>
    <w:rsid w:val="00F124A1"/>
    <w:rsid w:val="00F12DBD"/>
    <w:rsid w:val="00F13710"/>
    <w:rsid w:val="00F13CE2"/>
    <w:rsid w:val="00F14CE1"/>
    <w:rsid w:val="00F15559"/>
    <w:rsid w:val="00F15FBB"/>
    <w:rsid w:val="00F16A4F"/>
    <w:rsid w:val="00F16C96"/>
    <w:rsid w:val="00F204DE"/>
    <w:rsid w:val="00F205A7"/>
    <w:rsid w:val="00F21F13"/>
    <w:rsid w:val="00F2232E"/>
    <w:rsid w:val="00F233EE"/>
    <w:rsid w:val="00F2452C"/>
    <w:rsid w:val="00F251F8"/>
    <w:rsid w:val="00F25997"/>
    <w:rsid w:val="00F25A78"/>
    <w:rsid w:val="00F25B42"/>
    <w:rsid w:val="00F25E3C"/>
    <w:rsid w:val="00F26636"/>
    <w:rsid w:val="00F26DDA"/>
    <w:rsid w:val="00F3089D"/>
    <w:rsid w:val="00F31B41"/>
    <w:rsid w:val="00F31D75"/>
    <w:rsid w:val="00F31FC5"/>
    <w:rsid w:val="00F32756"/>
    <w:rsid w:val="00F328BD"/>
    <w:rsid w:val="00F34012"/>
    <w:rsid w:val="00F3410F"/>
    <w:rsid w:val="00F347E3"/>
    <w:rsid w:val="00F3498E"/>
    <w:rsid w:val="00F35618"/>
    <w:rsid w:val="00F36837"/>
    <w:rsid w:val="00F36BDF"/>
    <w:rsid w:val="00F36DE2"/>
    <w:rsid w:val="00F36E86"/>
    <w:rsid w:val="00F36F56"/>
    <w:rsid w:val="00F37BB9"/>
    <w:rsid w:val="00F37F32"/>
    <w:rsid w:val="00F408E0"/>
    <w:rsid w:val="00F412A2"/>
    <w:rsid w:val="00F41491"/>
    <w:rsid w:val="00F42107"/>
    <w:rsid w:val="00F42F71"/>
    <w:rsid w:val="00F4387D"/>
    <w:rsid w:val="00F452C2"/>
    <w:rsid w:val="00F4588C"/>
    <w:rsid w:val="00F460F8"/>
    <w:rsid w:val="00F473D2"/>
    <w:rsid w:val="00F51C61"/>
    <w:rsid w:val="00F51F22"/>
    <w:rsid w:val="00F521B1"/>
    <w:rsid w:val="00F52A0E"/>
    <w:rsid w:val="00F53506"/>
    <w:rsid w:val="00F536C8"/>
    <w:rsid w:val="00F54F3D"/>
    <w:rsid w:val="00F563D4"/>
    <w:rsid w:val="00F56C1C"/>
    <w:rsid w:val="00F56FB6"/>
    <w:rsid w:val="00F5790D"/>
    <w:rsid w:val="00F61268"/>
    <w:rsid w:val="00F617CB"/>
    <w:rsid w:val="00F61E0B"/>
    <w:rsid w:val="00F62EEE"/>
    <w:rsid w:val="00F6322D"/>
    <w:rsid w:val="00F641C3"/>
    <w:rsid w:val="00F64331"/>
    <w:rsid w:val="00F64BA7"/>
    <w:rsid w:val="00F64DAB"/>
    <w:rsid w:val="00F64EDC"/>
    <w:rsid w:val="00F65903"/>
    <w:rsid w:val="00F65CD9"/>
    <w:rsid w:val="00F65D64"/>
    <w:rsid w:val="00F65F02"/>
    <w:rsid w:val="00F67D39"/>
    <w:rsid w:val="00F70136"/>
    <w:rsid w:val="00F70DBF"/>
    <w:rsid w:val="00F70E0E"/>
    <w:rsid w:val="00F71784"/>
    <w:rsid w:val="00F71B31"/>
    <w:rsid w:val="00F72021"/>
    <w:rsid w:val="00F72F8C"/>
    <w:rsid w:val="00F75025"/>
    <w:rsid w:val="00F75184"/>
    <w:rsid w:val="00F7792D"/>
    <w:rsid w:val="00F801EC"/>
    <w:rsid w:val="00F83557"/>
    <w:rsid w:val="00F83C92"/>
    <w:rsid w:val="00F85D5E"/>
    <w:rsid w:val="00F866CC"/>
    <w:rsid w:val="00F907E5"/>
    <w:rsid w:val="00F90F75"/>
    <w:rsid w:val="00F91AF5"/>
    <w:rsid w:val="00F9302A"/>
    <w:rsid w:val="00F9323A"/>
    <w:rsid w:val="00F93709"/>
    <w:rsid w:val="00F94B10"/>
    <w:rsid w:val="00F94BB3"/>
    <w:rsid w:val="00F95EE4"/>
    <w:rsid w:val="00F960F2"/>
    <w:rsid w:val="00F96104"/>
    <w:rsid w:val="00F9693F"/>
    <w:rsid w:val="00F96FD1"/>
    <w:rsid w:val="00F97149"/>
    <w:rsid w:val="00F979CC"/>
    <w:rsid w:val="00FA073D"/>
    <w:rsid w:val="00FA077D"/>
    <w:rsid w:val="00FA267F"/>
    <w:rsid w:val="00FA38EC"/>
    <w:rsid w:val="00FA3CA2"/>
    <w:rsid w:val="00FA3D42"/>
    <w:rsid w:val="00FA6C3C"/>
    <w:rsid w:val="00FA6F02"/>
    <w:rsid w:val="00FA7E61"/>
    <w:rsid w:val="00FB0928"/>
    <w:rsid w:val="00FB0AF0"/>
    <w:rsid w:val="00FB0B27"/>
    <w:rsid w:val="00FB12B7"/>
    <w:rsid w:val="00FB13D0"/>
    <w:rsid w:val="00FB18F1"/>
    <w:rsid w:val="00FB1DD1"/>
    <w:rsid w:val="00FB24EA"/>
    <w:rsid w:val="00FB3442"/>
    <w:rsid w:val="00FB567F"/>
    <w:rsid w:val="00FB5BD3"/>
    <w:rsid w:val="00FB6240"/>
    <w:rsid w:val="00FB6F16"/>
    <w:rsid w:val="00FB706C"/>
    <w:rsid w:val="00FB7686"/>
    <w:rsid w:val="00FC05B0"/>
    <w:rsid w:val="00FC1E54"/>
    <w:rsid w:val="00FC2C4C"/>
    <w:rsid w:val="00FC2E38"/>
    <w:rsid w:val="00FC2E46"/>
    <w:rsid w:val="00FC313A"/>
    <w:rsid w:val="00FC5BC0"/>
    <w:rsid w:val="00FC6B9A"/>
    <w:rsid w:val="00FD08B8"/>
    <w:rsid w:val="00FD097B"/>
    <w:rsid w:val="00FD0980"/>
    <w:rsid w:val="00FD0F35"/>
    <w:rsid w:val="00FD10F0"/>
    <w:rsid w:val="00FD181C"/>
    <w:rsid w:val="00FD2AC4"/>
    <w:rsid w:val="00FD3B91"/>
    <w:rsid w:val="00FD3EC9"/>
    <w:rsid w:val="00FD5F33"/>
    <w:rsid w:val="00FD652E"/>
    <w:rsid w:val="00FD707C"/>
    <w:rsid w:val="00FD7615"/>
    <w:rsid w:val="00FE04F2"/>
    <w:rsid w:val="00FE1E74"/>
    <w:rsid w:val="00FE26AE"/>
    <w:rsid w:val="00FE446E"/>
    <w:rsid w:val="00FE4EAF"/>
    <w:rsid w:val="00FE59D1"/>
    <w:rsid w:val="00FE7B1C"/>
    <w:rsid w:val="00FE7C75"/>
    <w:rsid w:val="00FF14DC"/>
    <w:rsid w:val="00FF171E"/>
    <w:rsid w:val="00FF2063"/>
    <w:rsid w:val="00FF23E8"/>
    <w:rsid w:val="00FF2C01"/>
    <w:rsid w:val="00FF4747"/>
    <w:rsid w:val="00FF6F57"/>
    <w:rsid w:val="00FF7994"/>
    <w:rsid w:val="00FF7B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68963"/>
  <w15:docId w15:val="{808CF3F5-A608-4867-9D95-2CB5BC73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003D"/>
    <w:rPr>
      <w:rFonts w:ascii="Arial" w:hAnsi="Arial"/>
      <w:sz w:val="24"/>
    </w:rPr>
  </w:style>
  <w:style w:type="paragraph" w:styleId="Ttulo1">
    <w:name w:val="heading 1"/>
    <w:basedOn w:val="Normal"/>
    <w:next w:val="Normal"/>
    <w:link w:val="Ttulo1Char"/>
    <w:uiPriority w:val="99"/>
    <w:qFormat/>
    <w:rsid w:val="00A9003D"/>
    <w:pPr>
      <w:keepNext/>
      <w:keepLines/>
      <w:spacing w:before="480" w:after="60" w:line="240" w:lineRule="auto"/>
      <w:jc w:val="both"/>
      <w:outlineLvl w:val="0"/>
    </w:pPr>
    <w:rPr>
      <w:rFonts w:ascii="Cambria" w:eastAsia="Calibri" w:hAnsi="Cambria" w:cs="Times New Roman"/>
      <w:b/>
      <w:bCs/>
      <w:color w:val="365F91"/>
      <w:sz w:val="28"/>
      <w:szCs w:val="28"/>
      <w:lang w:val="en-US"/>
    </w:rPr>
  </w:style>
  <w:style w:type="paragraph" w:styleId="Ttulo2">
    <w:name w:val="heading 2"/>
    <w:aliases w:val="T1"/>
    <w:basedOn w:val="Normal"/>
    <w:next w:val="Normal"/>
    <w:link w:val="Ttulo2Char"/>
    <w:uiPriority w:val="9"/>
    <w:unhideWhenUsed/>
    <w:qFormat/>
    <w:rsid w:val="00A9003D"/>
    <w:pPr>
      <w:keepNext/>
      <w:keepLines/>
      <w:spacing w:before="200" w:after="0"/>
      <w:outlineLvl w:val="1"/>
    </w:pPr>
    <w:rPr>
      <w:rFonts w:eastAsiaTheme="majorEastAsia" w:cstheme="majorBidi"/>
      <w:b/>
      <w:bCs/>
      <w:sz w:val="28"/>
      <w:szCs w:val="26"/>
    </w:rPr>
  </w:style>
  <w:style w:type="paragraph" w:styleId="Ttulo3">
    <w:name w:val="heading 3"/>
    <w:aliases w:val="T2"/>
    <w:basedOn w:val="Normal"/>
    <w:next w:val="Normal"/>
    <w:link w:val="Ttulo3Char"/>
    <w:uiPriority w:val="9"/>
    <w:unhideWhenUsed/>
    <w:qFormat/>
    <w:rsid w:val="00A9003D"/>
    <w:pPr>
      <w:keepNext/>
      <w:keepLines/>
      <w:spacing w:before="200" w:after="0"/>
      <w:outlineLvl w:val="2"/>
    </w:pPr>
    <w:rPr>
      <w:rFonts w:eastAsiaTheme="majorEastAsia" w:cstheme="majorBidi"/>
      <w:bCs/>
    </w:rPr>
  </w:style>
  <w:style w:type="paragraph" w:styleId="Ttulo4">
    <w:name w:val="heading 4"/>
    <w:aliases w:val="T3"/>
    <w:basedOn w:val="Normal"/>
    <w:next w:val="Normal"/>
    <w:link w:val="Ttulo4Char"/>
    <w:uiPriority w:val="9"/>
    <w:unhideWhenUsed/>
    <w:qFormat/>
    <w:rsid w:val="00A9003D"/>
    <w:pPr>
      <w:keepNext/>
      <w:keepLines/>
      <w:spacing w:before="200" w:after="0"/>
      <w:outlineLvl w:val="3"/>
    </w:pPr>
    <w:rPr>
      <w:rFonts w:eastAsiaTheme="majorEastAsia" w:cstheme="majorBidi"/>
      <w:bCs/>
      <w:iCs/>
    </w:rPr>
  </w:style>
  <w:style w:type="paragraph" w:styleId="Ttulo5">
    <w:name w:val="heading 5"/>
    <w:aliases w:val="Figura"/>
    <w:basedOn w:val="Normal"/>
    <w:next w:val="Normal"/>
    <w:link w:val="Ttulo5Char"/>
    <w:uiPriority w:val="9"/>
    <w:unhideWhenUsed/>
    <w:qFormat/>
    <w:rsid w:val="00A9003D"/>
    <w:pPr>
      <w:keepNext/>
      <w:keepLines/>
      <w:spacing w:before="200" w:after="0"/>
      <w:outlineLvl w:val="4"/>
    </w:pPr>
    <w:rPr>
      <w:rFonts w:eastAsiaTheme="majorEastAsia" w:cstheme="majorBidi"/>
      <w:b/>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A9003D"/>
    <w:rPr>
      <w:rFonts w:ascii="Cambria" w:eastAsia="Calibri" w:hAnsi="Cambria" w:cs="Times New Roman"/>
      <w:b/>
      <w:bCs/>
      <w:color w:val="365F91"/>
      <w:sz w:val="28"/>
      <w:szCs w:val="28"/>
      <w:lang w:val="en-US"/>
    </w:rPr>
  </w:style>
  <w:style w:type="character" w:customStyle="1" w:styleId="Ttulo2Char">
    <w:name w:val="Título 2 Char"/>
    <w:aliases w:val="T1 Char"/>
    <w:basedOn w:val="Fontepargpadro"/>
    <w:link w:val="Ttulo2"/>
    <w:uiPriority w:val="9"/>
    <w:rsid w:val="00A9003D"/>
    <w:rPr>
      <w:rFonts w:ascii="Arial" w:eastAsiaTheme="majorEastAsia" w:hAnsi="Arial" w:cstheme="majorBidi"/>
      <w:b/>
      <w:bCs/>
      <w:sz w:val="28"/>
      <w:szCs w:val="26"/>
    </w:rPr>
  </w:style>
  <w:style w:type="character" w:customStyle="1" w:styleId="Ttulo3Char">
    <w:name w:val="Título 3 Char"/>
    <w:aliases w:val="T2 Char"/>
    <w:basedOn w:val="Fontepargpadro"/>
    <w:link w:val="Ttulo3"/>
    <w:uiPriority w:val="9"/>
    <w:rsid w:val="00A9003D"/>
    <w:rPr>
      <w:rFonts w:ascii="Arial" w:eastAsiaTheme="majorEastAsia" w:hAnsi="Arial" w:cstheme="majorBidi"/>
      <w:bCs/>
      <w:sz w:val="24"/>
    </w:rPr>
  </w:style>
  <w:style w:type="character" w:customStyle="1" w:styleId="Ttulo4Char">
    <w:name w:val="Título 4 Char"/>
    <w:aliases w:val="T3 Char"/>
    <w:basedOn w:val="Fontepargpadro"/>
    <w:link w:val="Ttulo4"/>
    <w:uiPriority w:val="9"/>
    <w:rsid w:val="00A9003D"/>
    <w:rPr>
      <w:rFonts w:ascii="Arial" w:eastAsiaTheme="majorEastAsia" w:hAnsi="Arial" w:cstheme="majorBidi"/>
      <w:bCs/>
      <w:iCs/>
      <w:sz w:val="24"/>
    </w:rPr>
  </w:style>
  <w:style w:type="character" w:customStyle="1" w:styleId="Ttulo5Char">
    <w:name w:val="Título 5 Char"/>
    <w:aliases w:val="Figura Char"/>
    <w:basedOn w:val="Fontepargpadro"/>
    <w:link w:val="Ttulo5"/>
    <w:uiPriority w:val="9"/>
    <w:rsid w:val="00A9003D"/>
    <w:rPr>
      <w:rFonts w:ascii="Arial" w:eastAsiaTheme="majorEastAsia" w:hAnsi="Arial" w:cstheme="majorBidi"/>
      <w:b/>
    </w:rPr>
  </w:style>
  <w:style w:type="character" w:styleId="Hyperlink">
    <w:name w:val="Hyperlink"/>
    <w:basedOn w:val="Fontepargpadro"/>
    <w:uiPriority w:val="99"/>
    <w:unhideWhenUsed/>
    <w:rsid w:val="00A9003D"/>
    <w:rPr>
      <w:color w:val="0000FF" w:themeColor="hyperlink"/>
      <w:u w:val="single"/>
    </w:rPr>
  </w:style>
  <w:style w:type="paragraph" w:styleId="MapadoDocumento">
    <w:name w:val="Document Map"/>
    <w:basedOn w:val="Normal"/>
    <w:link w:val="MapadoDocumentoChar"/>
    <w:uiPriority w:val="99"/>
    <w:semiHidden/>
    <w:unhideWhenUsed/>
    <w:rsid w:val="00A9003D"/>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9003D"/>
    <w:rPr>
      <w:rFonts w:ascii="Tahoma" w:hAnsi="Tahoma" w:cs="Tahoma"/>
      <w:sz w:val="16"/>
      <w:szCs w:val="16"/>
    </w:rPr>
  </w:style>
  <w:style w:type="paragraph" w:styleId="Textodebalo">
    <w:name w:val="Balloon Text"/>
    <w:basedOn w:val="Normal"/>
    <w:link w:val="TextodebaloChar"/>
    <w:uiPriority w:val="99"/>
    <w:semiHidden/>
    <w:unhideWhenUsed/>
    <w:rsid w:val="00A9003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003D"/>
    <w:rPr>
      <w:rFonts w:ascii="Tahoma" w:hAnsi="Tahoma" w:cs="Tahoma"/>
      <w:sz w:val="16"/>
      <w:szCs w:val="16"/>
    </w:rPr>
  </w:style>
  <w:style w:type="paragraph" w:styleId="Cabealho">
    <w:name w:val="header"/>
    <w:basedOn w:val="Normal"/>
    <w:link w:val="CabealhoChar"/>
    <w:uiPriority w:val="99"/>
    <w:unhideWhenUsed/>
    <w:rsid w:val="00A9003D"/>
    <w:pPr>
      <w:tabs>
        <w:tab w:val="center" w:pos="4252"/>
        <w:tab w:val="right" w:pos="8504"/>
      </w:tabs>
      <w:spacing w:before="60" w:after="60" w:line="240" w:lineRule="auto"/>
      <w:jc w:val="both"/>
    </w:pPr>
    <w:rPr>
      <w:rFonts w:eastAsia="Times New Roman" w:cs="Times New Roman"/>
      <w:color w:val="000000"/>
      <w:szCs w:val="24"/>
      <w:lang w:val="en-US"/>
    </w:rPr>
  </w:style>
  <w:style w:type="character" w:customStyle="1" w:styleId="CabealhoChar">
    <w:name w:val="Cabeçalho Char"/>
    <w:basedOn w:val="Fontepargpadro"/>
    <w:link w:val="Cabealho"/>
    <w:uiPriority w:val="99"/>
    <w:rsid w:val="00A9003D"/>
    <w:rPr>
      <w:rFonts w:ascii="Arial" w:eastAsia="Times New Roman" w:hAnsi="Arial" w:cs="Times New Roman"/>
      <w:color w:val="000000"/>
      <w:sz w:val="24"/>
      <w:szCs w:val="24"/>
      <w:lang w:val="en-US"/>
    </w:rPr>
  </w:style>
  <w:style w:type="paragraph" w:customStyle="1" w:styleId="CF-CapaeFolhadeRosto">
    <w:name w:val="CF - Capa e Folha de Rosto"/>
    <w:basedOn w:val="Normal"/>
    <w:uiPriority w:val="99"/>
    <w:rsid w:val="00A9003D"/>
    <w:pPr>
      <w:spacing w:before="60" w:after="60" w:line="360" w:lineRule="auto"/>
      <w:jc w:val="center"/>
    </w:pPr>
    <w:rPr>
      <w:rFonts w:eastAsia="Times New Roman" w:cs="Times New Roman"/>
      <w:b/>
      <w:caps/>
      <w:lang w:val="en-US"/>
    </w:rPr>
  </w:style>
  <w:style w:type="paragraph" w:customStyle="1" w:styleId="CF-TtulodaCapaedaFolhadeRosto">
    <w:name w:val="CF - Título da Capa e da Folha de Rosto"/>
    <w:basedOn w:val="CF-CapaeFolhadeRosto"/>
    <w:uiPriority w:val="99"/>
    <w:rsid w:val="00A9003D"/>
    <w:rPr>
      <w:sz w:val="28"/>
      <w:lang w:val="pt-BR"/>
    </w:rPr>
  </w:style>
  <w:style w:type="paragraph" w:customStyle="1" w:styleId="CF-NaturezadoTrabalho-Orientador">
    <w:name w:val="CF - Natureza do Trabalho - Orientador"/>
    <w:basedOn w:val="Normal"/>
    <w:uiPriority w:val="99"/>
    <w:rsid w:val="00A9003D"/>
    <w:pPr>
      <w:spacing w:before="60" w:after="60" w:line="240" w:lineRule="auto"/>
      <w:ind w:left="4536"/>
      <w:jc w:val="both"/>
    </w:pPr>
    <w:rPr>
      <w:rFonts w:eastAsia="Times New Roman" w:cs="Times New Roman"/>
      <w:b/>
      <w:lang w:val="en-US"/>
    </w:rPr>
  </w:style>
  <w:style w:type="paragraph" w:styleId="Corpodetexto">
    <w:name w:val="Body Text"/>
    <w:basedOn w:val="Normal"/>
    <w:link w:val="CorpodetextoChar"/>
    <w:uiPriority w:val="99"/>
    <w:rsid w:val="00A9003D"/>
    <w:pPr>
      <w:spacing w:after="120" w:line="240" w:lineRule="auto"/>
    </w:pPr>
    <w:rPr>
      <w:rFonts w:ascii="Times New Roman" w:eastAsia="Times New Roman" w:hAnsi="Times New Roman" w:cs="Times New Roman"/>
      <w:sz w:val="20"/>
      <w:szCs w:val="20"/>
    </w:rPr>
  </w:style>
  <w:style w:type="character" w:customStyle="1" w:styleId="CorpodetextoChar">
    <w:name w:val="Corpo de texto Char"/>
    <w:basedOn w:val="Fontepargpadro"/>
    <w:link w:val="Corpodetexto"/>
    <w:uiPriority w:val="99"/>
    <w:rsid w:val="00A9003D"/>
    <w:rPr>
      <w:rFonts w:ascii="Times New Roman" w:eastAsia="Times New Roman" w:hAnsi="Times New Roman" w:cs="Times New Roman"/>
      <w:sz w:val="20"/>
      <w:szCs w:val="20"/>
    </w:rPr>
  </w:style>
  <w:style w:type="paragraph" w:customStyle="1" w:styleId="Titulo6">
    <w:name w:val="Titulo 6"/>
    <w:aliases w:val="Elementos pré-textuais"/>
    <w:basedOn w:val="Normal"/>
    <w:next w:val="Normal"/>
    <w:uiPriority w:val="99"/>
    <w:rsid w:val="00A9003D"/>
    <w:pPr>
      <w:spacing w:before="60" w:after="600" w:line="360" w:lineRule="auto"/>
      <w:jc w:val="center"/>
    </w:pPr>
    <w:rPr>
      <w:rFonts w:eastAsia="Times New Roman" w:cs="Times New Roman"/>
      <w:b/>
      <w:caps/>
    </w:rPr>
  </w:style>
  <w:style w:type="paragraph" w:customStyle="1" w:styleId="Formataodoresumo">
    <w:name w:val="Formatação do resumo"/>
    <w:basedOn w:val="Normal"/>
    <w:uiPriority w:val="99"/>
    <w:rsid w:val="00A9003D"/>
    <w:pPr>
      <w:spacing w:after="300" w:line="240" w:lineRule="auto"/>
      <w:jc w:val="both"/>
    </w:pPr>
    <w:rPr>
      <w:rFonts w:eastAsia="Times New Roman" w:cs="Times New Roman"/>
      <w:b/>
    </w:rPr>
  </w:style>
  <w:style w:type="paragraph" w:customStyle="1" w:styleId="Palavras-chave">
    <w:name w:val="Palavras-chave"/>
    <w:basedOn w:val="Formataodoresumo"/>
    <w:uiPriority w:val="99"/>
    <w:rsid w:val="00A9003D"/>
    <w:pPr>
      <w:jc w:val="left"/>
    </w:pPr>
  </w:style>
  <w:style w:type="paragraph" w:styleId="Ttulo">
    <w:name w:val="Title"/>
    <w:basedOn w:val="Normal"/>
    <w:next w:val="Normal"/>
    <w:link w:val="TtuloChar"/>
    <w:uiPriority w:val="10"/>
    <w:qFormat/>
    <w:rsid w:val="00A9003D"/>
    <w:pPr>
      <w:pBdr>
        <w:bottom w:val="single" w:sz="8" w:space="4" w:color="4F81BD" w:themeColor="accent1"/>
      </w:pBdr>
      <w:spacing w:after="300" w:line="240" w:lineRule="auto"/>
      <w:contextualSpacing/>
      <w:jc w:val="center"/>
    </w:pPr>
    <w:rPr>
      <w:rFonts w:eastAsiaTheme="majorEastAsia" w:cstheme="majorBidi"/>
      <w:spacing w:val="5"/>
      <w:kern w:val="28"/>
      <w:szCs w:val="52"/>
    </w:rPr>
  </w:style>
  <w:style w:type="character" w:customStyle="1" w:styleId="TtuloChar">
    <w:name w:val="Título Char"/>
    <w:basedOn w:val="Fontepargpadro"/>
    <w:link w:val="Ttulo"/>
    <w:uiPriority w:val="10"/>
    <w:rsid w:val="00A9003D"/>
    <w:rPr>
      <w:rFonts w:ascii="Arial" w:eastAsiaTheme="majorEastAsia" w:hAnsi="Arial" w:cstheme="majorBidi"/>
      <w:spacing w:val="5"/>
      <w:kern w:val="28"/>
      <w:sz w:val="24"/>
      <w:szCs w:val="52"/>
    </w:rPr>
  </w:style>
  <w:style w:type="paragraph" w:styleId="CabealhodoSumrio">
    <w:name w:val="TOC Heading"/>
    <w:basedOn w:val="Ttulo1"/>
    <w:next w:val="Normal"/>
    <w:uiPriority w:val="39"/>
    <w:unhideWhenUsed/>
    <w:qFormat/>
    <w:rsid w:val="00A9003D"/>
    <w:pPr>
      <w:spacing w:after="0" w:line="276" w:lineRule="auto"/>
      <w:jc w:val="left"/>
      <w:outlineLvl w:val="9"/>
    </w:pPr>
    <w:rPr>
      <w:rFonts w:asciiTheme="majorHAnsi" w:eastAsiaTheme="majorEastAsia" w:hAnsiTheme="majorHAnsi" w:cstheme="majorBidi"/>
      <w:color w:val="365F91" w:themeColor="accent1" w:themeShade="BF"/>
      <w:lang w:val="pt-BR"/>
    </w:rPr>
  </w:style>
  <w:style w:type="paragraph" w:styleId="Sumrio1">
    <w:name w:val="toc 1"/>
    <w:basedOn w:val="Normal"/>
    <w:next w:val="Normal"/>
    <w:autoRedefine/>
    <w:uiPriority w:val="39"/>
    <w:unhideWhenUsed/>
    <w:rsid w:val="00A9003D"/>
    <w:pPr>
      <w:spacing w:after="100"/>
    </w:pPr>
  </w:style>
  <w:style w:type="paragraph" w:styleId="Sumrio2">
    <w:name w:val="toc 2"/>
    <w:basedOn w:val="Normal"/>
    <w:next w:val="Normal"/>
    <w:autoRedefine/>
    <w:uiPriority w:val="39"/>
    <w:unhideWhenUsed/>
    <w:rsid w:val="00A9003D"/>
    <w:pPr>
      <w:spacing w:after="100"/>
      <w:ind w:left="220"/>
    </w:pPr>
  </w:style>
  <w:style w:type="paragraph" w:styleId="Sumrio3">
    <w:name w:val="toc 3"/>
    <w:basedOn w:val="Normal"/>
    <w:next w:val="Normal"/>
    <w:autoRedefine/>
    <w:uiPriority w:val="39"/>
    <w:unhideWhenUsed/>
    <w:rsid w:val="008C31EC"/>
    <w:pPr>
      <w:tabs>
        <w:tab w:val="right" w:leader="dot" w:pos="9061"/>
      </w:tabs>
      <w:spacing w:after="100"/>
      <w:ind w:left="440"/>
    </w:pPr>
  </w:style>
  <w:style w:type="table" w:styleId="Tabelacomgrade">
    <w:name w:val="Table Grid"/>
    <w:basedOn w:val="Tabelanormal"/>
    <w:rsid w:val="00A9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9003D"/>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9003D"/>
    <w:pPr>
      <w:spacing w:after="0"/>
    </w:pPr>
  </w:style>
  <w:style w:type="character" w:styleId="Refdecomentrio">
    <w:name w:val="annotation reference"/>
    <w:basedOn w:val="Fontepargpadro"/>
    <w:uiPriority w:val="99"/>
    <w:semiHidden/>
    <w:unhideWhenUsed/>
    <w:rsid w:val="00A9003D"/>
    <w:rPr>
      <w:sz w:val="16"/>
      <w:szCs w:val="16"/>
    </w:rPr>
  </w:style>
  <w:style w:type="paragraph" w:styleId="Textodecomentrio">
    <w:name w:val="annotation text"/>
    <w:basedOn w:val="Normal"/>
    <w:link w:val="TextodecomentrioChar"/>
    <w:uiPriority w:val="99"/>
    <w:semiHidden/>
    <w:unhideWhenUsed/>
    <w:rsid w:val="00A9003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003D"/>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A9003D"/>
    <w:rPr>
      <w:b/>
      <w:bCs/>
    </w:rPr>
  </w:style>
  <w:style w:type="character" w:customStyle="1" w:styleId="AssuntodocomentrioChar">
    <w:name w:val="Assunto do comentário Char"/>
    <w:basedOn w:val="TextodecomentrioChar"/>
    <w:link w:val="Assuntodocomentrio"/>
    <w:uiPriority w:val="99"/>
    <w:semiHidden/>
    <w:rsid w:val="00A9003D"/>
    <w:rPr>
      <w:rFonts w:ascii="Arial" w:hAnsi="Arial"/>
      <w:b/>
      <w:bCs/>
      <w:sz w:val="20"/>
      <w:szCs w:val="20"/>
    </w:rPr>
  </w:style>
  <w:style w:type="table" w:customStyle="1" w:styleId="TabelaSimples31">
    <w:name w:val="Tabela Simples 31"/>
    <w:basedOn w:val="Tabelanormal"/>
    <w:uiPriority w:val="43"/>
    <w:rsid w:val="00A900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A9003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grafodaLista">
    <w:name w:val="List Paragraph"/>
    <w:basedOn w:val="Normal"/>
    <w:uiPriority w:val="34"/>
    <w:qFormat/>
    <w:rsid w:val="00A9003D"/>
    <w:pPr>
      <w:ind w:left="720"/>
      <w:contextualSpacing/>
    </w:pPr>
  </w:style>
  <w:style w:type="paragraph" w:styleId="SemEspaamento">
    <w:name w:val="No Spacing"/>
    <w:uiPriority w:val="1"/>
    <w:qFormat/>
    <w:rsid w:val="00A9003D"/>
    <w:pPr>
      <w:spacing w:after="0" w:line="360" w:lineRule="auto"/>
      <w:ind w:firstLine="851"/>
      <w:jc w:val="both"/>
    </w:pPr>
    <w:rPr>
      <w:rFonts w:ascii="Arial" w:hAnsi="Arial"/>
      <w:sz w:val="24"/>
    </w:rPr>
  </w:style>
  <w:style w:type="character" w:styleId="Forte">
    <w:name w:val="Strong"/>
    <w:basedOn w:val="Fontepargpadro"/>
    <w:uiPriority w:val="22"/>
    <w:qFormat/>
    <w:rsid w:val="00A9003D"/>
    <w:rPr>
      <w:b/>
      <w:bCs/>
    </w:rPr>
  </w:style>
  <w:style w:type="paragraph" w:customStyle="1" w:styleId="Abstract">
    <w:name w:val="Abstract"/>
    <w:basedOn w:val="Normal"/>
    <w:next w:val="Normal"/>
    <w:rsid w:val="00D80C2E"/>
    <w:pPr>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Text">
    <w:name w:val="Text"/>
    <w:basedOn w:val="Normal"/>
    <w:rsid w:val="00AB7C5D"/>
    <w:pPr>
      <w:widowControl w:val="0"/>
      <w:spacing w:after="0" w:line="252" w:lineRule="auto"/>
      <w:ind w:firstLine="202"/>
      <w:jc w:val="both"/>
    </w:pPr>
    <w:rPr>
      <w:rFonts w:ascii="Times New Roman" w:eastAsia="Times New Roman" w:hAnsi="Times New Roman" w:cs="Times New Roman"/>
      <w:sz w:val="20"/>
      <w:szCs w:val="20"/>
      <w:lang w:val="en-US"/>
    </w:rPr>
  </w:style>
  <w:style w:type="paragraph" w:styleId="Pr-formataoHTML">
    <w:name w:val="HTML Preformatted"/>
    <w:basedOn w:val="Normal"/>
    <w:link w:val="Pr-formataoHTMLChar"/>
    <w:uiPriority w:val="99"/>
    <w:semiHidden/>
    <w:unhideWhenUsed/>
    <w:rsid w:val="00BD1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D1B0A"/>
    <w:rPr>
      <w:rFonts w:ascii="Courier New" w:eastAsia="Times New Roman" w:hAnsi="Courier New" w:cs="Courier New"/>
      <w:sz w:val="20"/>
      <w:szCs w:val="20"/>
      <w:lang w:eastAsia="pt-BR"/>
    </w:rPr>
  </w:style>
  <w:style w:type="paragraph" w:customStyle="1" w:styleId="BodyNoIndent">
    <w:name w:val="Body (No Indent)"/>
    <w:basedOn w:val="Normal"/>
    <w:autoRedefine/>
    <w:rsid w:val="002C24DC"/>
    <w:pPr>
      <w:autoSpaceDE w:val="0"/>
      <w:autoSpaceDN w:val="0"/>
      <w:adjustRightInd w:val="0"/>
      <w:spacing w:line="200" w:lineRule="exact"/>
    </w:pPr>
    <w:rPr>
      <w:rFonts w:asciiTheme="minorHAnsi" w:hAnsiTheme="minorHAnsi"/>
      <w:sz w:val="22"/>
      <w:lang w:val="en-US"/>
    </w:rPr>
  </w:style>
  <w:style w:type="paragraph" w:styleId="Textodenotaderodap">
    <w:name w:val="footnote text"/>
    <w:basedOn w:val="Normal"/>
    <w:link w:val="TextodenotaderodapChar"/>
    <w:uiPriority w:val="99"/>
    <w:semiHidden/>
    <w:unhideWhenUsed/>
    <w:rsid w:val="00B44A6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44A6B"/>
    <w:rPr>
      <w:rFonts w:ascii="Arial" w:hAnsi="Arial"/>
      <w:sz w:val="20"/>
      <w:szCs w:val="20"/>
    </w:rPr>
  </w:style>
  <w:style w:type="character" w:styleId="Refdenotaderodap">
    <w:name w:val="footnote reference"/>
    <w:basedOn w:val="Fontepargpadro"/>
    <w:uiPriority w:val="99"/>
    <w:semiHidden/>
    <w:unhideWhenUsed/>
    <w:rsid w:val="00B44A6B"/>
    <w:rPr>
      <w:vertAlign w:val="superscript"/>
    </w:rPr>
  </w:style>
  <w:style w:type="paragraph" w:styleId="Rodap">
    <w:name w:val="footer"/>
    <w:basedOn w:val="Normal"/>
    <w:link w:val="RodapChar"/>
    <w:uiPriority w:val="99"/>
    <w:unhideWhenUsed/>
    <w:rsid w:val="00B8410C"/>
    <w:pPr>
      <w:tabs>
        <w:tab w:val="center" w:pos="4252"/>
        <w:tab w:val="right" w:pos="8504"/>
      </w:tabs>
      <w:spacing w:after="0" w:line="240" w:lineRule="auto"/>
    </w:pPr>
  </w:style>
  <w:style w:type="character" w:customStyle="1" w:styleId="RodapChar">
    <w:name w:val="Rodapé Char"/>
    <w:basedOn w:val="Fontepargpadro"/>
    <w:link w:val="Rodap"/>
    <w:uiPriority w:val="99"/>
    <w:rsid w:val="00B8410C"/>
    <w:rPr>
      <w:rFonts w:ascii="Arial" w:hAnsi="Arial"/>
      <w:sz w:val="24"/>
    </w:rPr>
  </w:style>
  <w:style w:type="paragraph" w:customStyle="1" w:styleId="TextodoTrabalho">
    <w:name w:val="Texto do Trabalho"/>
    <w:basedOn w:val="Normal"/>
    <w:uiPriority w:val="99"/>
    <w:rsid w:val="000A60F5"/>
    <w:pPr>
      <w:spacing w:after="0" w:line="360" w:lineRule="auto"/>
      <w:ind w:firstLine="851"/>
    </w:pPr>
    <w:rPr>
      <w:rFonts w:ascii="Calibri" w:eastAsia="Times New Roman" w:hAnsi="Calibri" w:cs="Times New Roman"/>
      <w:szCs w:val="24"/>
      <w:lang w:eastAsia="pt-BR"/>
    </w:rPr>
  </w:style>
  <w:style w:type="table" w:customStyle="1" w:styleId="TabeladeGrade1Clara-nfase21">
    <w:name w:val="Tabela de Grade 1 Clara - Ênfase 21"/>
    <w:basedOn w:val="Tabelanormal"/>
    <w:next w:val="TabeladeGrade1Clara-nfase2"/>
    <w:uiPriority w:val="46"/>
    <w:rsid w:val="0033259B"/>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33259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C4C99"/>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MenoPendente1">
    <w:name w:val="Menção Pendente1"/>
    <w:basedOn w:val="Fontepargpadro"/>
    <w:uiPriority w:val="99"/>
    <w:semiHidden/>
    <w:unhideWhenUsed/>
    <w:rsid w:val="00920306"/>
    <w:rPr>
      <w:color w:val="808080"/>
      <w:shd w:val="clear" w:color="auto" w:fill="E6E6E6"/>
    </w:rPr>
  </w:style>
  <w:style w:type="paragraph" w:styleId="Textodenotadefim">
    <w:name w:val="endnote text"/>
    <w:basedOn w:val="Normal"/>
    <w:link w:val="TextodenotadefimChar"/>
    <w:uiPriority w:val="99"/>
    <w:semiHidden/>
    <w:unhideWhenUsed/>
    <w:rsid w:val="00BF7A9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BF7A9F"/>
    <w:rPr>
      <w:rFonts w:ascii="Arial" w:hAnsi="Arial"/>
      <w:sz w:val="20"/>
      <w:szCs w:val="20"/>
    </w:rPr>
  </w:style>
  <w:style w:type="character" w:styleId="Refdenotadefim">
    <w:name w:val="endnote reference"/>
    <w:basedOn w:val="Fontepargpadro"/>
    <w:uiPriority w:val="99"/>
    <w:semiHidden/>
    <w:unhideWhenUsed/>
    <w:rsid w:val="00BF7A9F"/>
    <w:rPr>
      <w:vertAlign w:val="superscript"/>
    </w:rPr>
  </w:style>
  <w:style w:type="character" w:styleId="HiperlinkVisitado">
    <w:name w:val="FollowedHyperlink"/>
    <w:basedOn w:val="Fontepargpadro"/>
    <w:uiPriority w:val="99"/>
    <w:semiHidden/>
    <w:unhideWhenUsed/>
    <w:rsid w:val="007127BA"/>
    <w:rPr>
      <w:color w:val="800080" w:themeColor="followedHyperlink"/>
      <w:u w:val="single"/>
    </w:rPr>
  </w:style>
  <w:style w:type="table" w:customStyle="1" w:styleId="Tabelacomgrade1">
    <w:name w:val="Tabela com grade1"/>
    <w:basedOn w:val="Tabelanormal"/>
    <w:next w:val="Tabelacomgrade"/>
    <w:rsid w:val="00434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8605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0520"/>
    <w:pPr>
      <w:widowControl w:val="0"/>
      <w:autoSpaceDE w:val="0"/>
      <w:autoSpaceDN w:val="0"/>
      <w:spacing w:after="0" w:line="240" w:lineRule="auto"/>
    </w:pPr>
    <w:rPr>
      <w:rFonts w:eastAsia="Arial" w:cs="Arial"/>
      <w:sz w:val="22"/>
      <w:lang w:eastAsia="pt-BR"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9802">
      <w:bodyDiv w:val="1"/>
      <w:marLeft w:val="0"/>
      <w:marRight w:val="0"/>
      <w:marTop w:val="0"/>
      <w:marBottom w:val="0"/>
      <w:divBdr>
        <w:top w:val="none" w:sz="0" w:space="0" w:color="auto"/>
        <w:left w:val="none" w:sz="0" w:space="0" w:color="auto"/>
        <w:bottom w:val="none" w:sz="0" w:space="0" w:color="auto"/>
        <w:right w:val="none" w:sz="0" w:space="0" w:color="auto"/>
      </w:divBdr>
    </w:div>
    <w:div w:id="48190207">
      <w:bodyDiv w:val="1"/>
      <w:marLeft w:val="0"/>
      <w:marRight w:val="0"/>
      <w:marTop w:val="0"/>
      <w:marBottom w:val="0"/>
      <w:divBdr>
        <w:top w:val="none" w:sz="0" w:space="0" w:color="auto"/>
        <w:left w:val="none" w:sz="0" w:space="0" w:color="auto"/>
        <w:bottom w:val="none" w:sz="0" w:space="0" w:color="auto"/>
        <w:right w:val="none" w:sz="0" w:space="0" w:color="auto"/>
      </w:divBdr>
    </w:div>
    <w:div w:id="87123564">
      <w:bodyDiv w:val="1"/>
      <w:marLeft w:val="0"/>
      <w:marRight w:val="0"/>
      <w:marTop w:val="0"/>
      <w:marBottom w:val="0"/>
      <w:divBdr>
        <w:top w:val="none" w:sz="0" w:space="0" w:color="auto"/>
        <w:left w:val="none" w:sz="0" w:space="0" w:color="auto"/>
        <w:bottom w:val="none" w:sz="0" w:space="0" w:color="auto"/>
        <w:right w:val="none" w:sz="0" w:space="0" w:color="auto"/>
      </w:divBdr>
    </w:div>
    <w:div w:id="147400318">
      <w:bodyDiv w:val="1"/>
      <w:marLeft w:val="0"/>
      <w:marRight w:val="0"/>
      <w:marTop w:val="0"/>
      <w:marBottom w:val="0"/>
      <w:divBdr>
        <w:top w:val="none" w:sz="0" w:space="0" w:color="auto"/>
        <w:left w:val="none" w:sz="0" w:space="0" w:color="auto"/>
        <w:bottom w:val="none" w:sz="0" w:space="0" w:color="auto"/>
        <w:right w:val="none" w:sz="0" w:space="0" w:color="auto"/>
      </w:divBdr>
    </w:div>
    <w:div w:id="174855557">
      <w:bodyDiv w:val="1"/>
      <w:marLeft w:val="0"/>
      <w:marRight w:val="0"/>
      <w:marTop w:val="0"/>
      <w:marBottom w:val="0"/>
      <w:divBdr>
        <w:top w:val="none" w:sz="0" w:space="0" w:color="auto"/>
        <w:left w:val="none" w:sz="0" w:space="0" w:color="auto"/>
        <w:bottom w:val="none" w:sz="0" w:space="0" w:color="auto"/>
        <w:right w:val="none" w:sz="0" w:space="0" w:color="auto"/>
      </w:divBdr>
    </w:div>
    <w:div w:id="245891468">
      <w:bodyDiv w:val="1"/>
      <w:marLeft w:val="0"/>
      <w:marRight w:val="0"/>
      <w:marTop w:val="0"/>
      <w:marBottom w:val="0"/>
      <w:divBdr>
        <w:top w:val="none" w:sz="0" w:space="0" w:color="auto"/>
        <w:left w:val="none" w:sz="0" w:space="0" w:color="auto"/>
        <w:bottom w:val="none" w:sz="0" w:space="0" w:color="auto"/>
        <w:right w:val="none" w:sz="0" w:space="0" w:color="auto"/>
      </w:divBdr>
    </w:div>
    <w:div w:id="247009030">
      <w:bodyDiv w:val="1"/>
      <w:marLeft w:val="0"/>
      <w:marRight w:val="0"/>
      <w:marTop w:val="0"/>
      <w:marBottom w:val="0"/>
      <w:divBdr>
        <w:top w:val="none" w:sz="0" w:space="0" w:color="auto"/>
        <w:left w:val="none" w:sz="0" w:space="0" w:color="auto"/>
        <w:bottom w:val="none" w:sz="0" w:space="0" w:color="auto"/>
        <w:right w:val="none" w:sz="0" w:space="0" w:color="auto"/>
      </w:divBdr>
    </w:div>
    <w:div w:id="333924870">
      <w:bodyDiv w:val="1"/>
      <w:marLeft w:val="0"/>
      <w:marRight w:val="0"/>
      <w:marTop w:val="0"/>
      <w:marBottom w:val="0"/>
      <w:divBdr>
        <w:top w:val="none" w:sz="0" w:space="0" w:color="auto"/>
        <w:left w:val="none" w:sz="0" w:space="0" w:color="auto"/>
        <w:bottom w:val="none" w:sz="0" w:space="0" w:color="auto"/>
        <w:right w:val="none" w:sz="0" w:space="0" w:color="auto"/>
      </w:divBdr>
    </w:div>
    <w:div w:id="336730630">
      <w:bodyDiv w:val="1"/>
      <w:marLeft w:val="0"/>
      <w:marRight w:val="0"/>
      <w:marTop w:val="0"/>
      <w:marBottom w:val="0"/>
      <w:divBdr>
        <w:top w:val="none" w:sz="0" w:space="0" w:color="auto"/>
        <w:left w:val="none" w:sz="0" w:space="0" w:color="auto"/>
        <w:bottom w:val="none" w:sz="0" w:space="0" w:color="auto"/>
        <w:right w:val="none" w:sz="0" w:space="0" w:color="auto"/>
      </w:divBdr>
    </w:div>
    <w:div w:id="365451637">
      <w:bodyDiv w:val="1"/>
      <w:marLeft w:val="0"/>
      <w:marRight w:val="0"/>
      <w:marTop w:val="0"/>
      <w:marBottom w:val="0"/>
      <w:divBdr>
        <w:top w:val="none" w:sz="0" w:space="0" w:color="auto"/>
        <w:left w:val="none" w:sz="0" w:space="0" w:color="auto"/>
        <w:bottom w:val="none" w:sz="0" w:space="0" w:color="auto"/>
        <w:right w:val="none" w:sz="0" w:space="0" w:color="auto"/>
      </w:divBdr>
    </w:div>
    <w:div w:id="365640862">
      <w:bodyDiv w:val="1"/>
      <w:marLeft w:val="0"/>
      <w:marRight w:val="0"/>
      <w:marTop w:val="0"/>
      <w:marBottom w:val="0"/>
      <w:divBdr>
        <w:top w:val="none" w:sz="0" w:space="0" w:color="auto"/>
        <w:left w:val="none" w:sz="0" w:space="0" w:color="auto"/>
        <w:bottom w:val="none" w:sz="0" w:space="0" w:color="auto"/>
        <w:right w:val="none" w:sz="0" w:space="0" w:color="auto"/>
      </w:divBdr>
    </w:div>
    <w:div w:id="379521679">
      <w:bodyDiv w:val="1"/>
      <w:marLeft w:val="0"/>
      <w:marRight w:val="0"/>
      <w:marTop w:val="0"/>
      <w:marBottom w:val="0"/>
      <w:divBdr>
        <w:top w:val="none" w:sz="0" w:space="0" w:color="auto"/>
        <w:left w:val="none" w:sz="0" w:space="0" w:color="auto"/>
        <w:bottom w:val="none" w:sz="0" w:space="0" w:color="auto"/>
        <w:right w:val="none" w:sz="0" w:space="0" w:color="auto"/>
      </w:divBdr>
    </w:div>
    <w:div w:id="382102296">
      <w:bodyDiv w:val="1"/>
      <w:marLeft w:val="0"/>
      <w:marRight w:val="0"/>
      <w:marTop w:val="0"/>
      <w:marBottom w:val="0"/>
      <w:divBdr>
        <w:top w:val="none" w:sz="0" w:space="0" w:color="auto"/>
        <w:left w:val="none" w:sz="0" w:space="0" w:color="auto"/>
        <w:bottom w:val="none" w:sz="0" w:space="0" w:color="auto"/>
        <w:right w:val="none" w:sz="0" w:space="0" w:color="auto"/>
      </w:divBdr>
    </w:div>
    <w:div w:id="390036954">
      <w:bodyDiv w:val="1"/>
      <w:marLeft w:val="0"/>
      <w:marRight w:val="0"/>
      <w:marTop w:val="0"/>
      <w:marBottom w:val="0"/>
      <w:divBdr>
        <w:top w:val="none" w:sz="0" w:space="0" w:color="auto"/>
        <w:left w:val="none" w:sz="0" w:space="0" w:color="auto"/>
        <w:bottom w:val="none" w:sz="0" w:space="0" w:color="auto"/>
        <w:right w:val="none" w:sz="0" w:space="0" w:color="auto"/>
      </w:divBdr>
    </w:div>
    <w:div w:id="419374871">
      <w:bodyDiv w:val="1"/>
      <w:marLeft w:val="0"/>
      <w:marRight w:val="0"/>
      <w:marTop w:val="0"/>
      <w:marBottom w:val="0"/>
      <w:divBdr>
        <w:top w:val="none" w:sz="0" w:space="0" w:color="auto"/>
        <w:left w:val="none" w:sz="0" w:space="0" w:color="auto"/>
        <w:bottom w:val="none" w:sz="0" w:space="0" w:color="auto"/>
        <w:right w:val="none" w:sz="0" w:space="0" w:color="auto"/>
      </w:divBdr>
    </w:div>
    <w:div w:id="450058180">
      <w:bodyDiv w:val="1"/>
      <w:marLeft w:val="0"/>
      <w:marRight w:val="0"/>
      <w:marTop w:val="0"/>
      <w:marBottom w:val="0"/>
      <w:divBdr>
        <w:top w:val="none" w:sz="0" w:space="0" w:color="auto"/>
        <w:left w:val="none" w:sz="0" w:space="0" w:color="auto"/>
        <w:bottom w:val="none" w:sz="0" w:space="0" w:color="auto"/>
        <w:right w:val="none" w:sz="0" w:space="0" w:color="auto"/>
      </w:divBdr>
    </w:div>
    <w:div w:id="483468465">
      <w:bodyDiv w:val="1"/>
      <w:marLeft w:val="0"/>
      <w:marRight w:val="0"/>
      <w:marTop w:val="0"/>
      <w:marBottom w:val="0"/>
      <w:divBdr>
        <w:top w:val="none" w:sz="0" w:space="0" w:color="auto"/>
        <w:left w:val="none" w:sz="0" w:space="0" w:color="auto"/>
        <w:bottom w:val="none" w:sz="0" w:space="0" w:color="auto"/>
        <w:right w:val="none" w:sz="0" w:space="0" w:color="auto"/>
      </w:divBdr>
    </w:div>
    <w:div w:id="487090007">
      <w:bodyDiv w:val="1"/>
      <w:marLeft w:val="0"/>
      <w:marRight w:val="0"/>
      <w:marTop w:val="0"/>
      <w:marBottom w:val="0"/>
      <w:divBdr>
        <w:top w:val="none" w:sz="0" w:space="0" w:color="auto"/>
        <w:left w:val="none" w:sz="0" w:space="0" w:color="auto"/>
        <w:bottom w:val="none" w:sz="0" w:space="0" w:color="auto"/>
        <w:right w:val="none" w:sz="0" w:space="0" w:color="auto"/>
      </w:divBdr>
    </w:div>
    <w:div w:id="576207852">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7460788">
      <w:bodyDiv w:val="1"/>
      <w:marLeft w:val="0"/>
      <w:marRight w:val="0"/>
      <w:marTop w:val="0"/>
      <w:marBottom w:val="0"/>
      <w:divBdr>
        <w:top w:val="none" w:sz="0" w:space="0" w:color="auto"/>
        <w:left w:val="none" w:sz="0" w:space="0" w:color="auto"/>
        <w:bottom w:val="none" w:sz="0" w:space="0" w:color="auto"/>
        <w:right w:val="none" w:sz="0" w:space="0" w:color="auto"/>
      </w:divBdr>
    </w:div>
    <w:div w:id="659695573">
      <w:bodyDiv w:val="1"/>
      <w:marLeft w:val="0"/>
      <w:marRight w:val="0"/>
      <w:marTop w:val="0"/>
      <w:marBottom w:val="0"/>
      <w:divBdr>
        <w:top w:val="none" w:sz="0" w:space="0" w:color="auto"/>
        <w:left w:val="none" w:sz="0" w:space="0" w:color="auto"/>
        <w:bottom w:val="none" w:sz="0" w:space="0" w:color="auto"/>
        <w:right w:val="none" w:sz="0" w:space="0" w:color="auto"/>
      </w:divBdr>
    </w:div>
    <w:div w:id="660626190">
      <w:bodyDiv w:val="1"/>
      <w:marLeft w:val="0"/>
      <w:marRight w:val="0"/>
      <w:marTop w:val="0"/>
      <w:marBottom w:val="0"/>
      <w:divBdr>
        <w:top w:val="none" w:sz="0" w:space="0" w:color="auto"/>
        <w:left w:val="none" w:sz="0" w:space="0" w:color="auto"/>
        <w:bottom w:val="none" w:sz="0" w:space="0" w:color="auto"/>
        <w:right w:val="none" w:sz="0" w:space="0" w:color="auto"/>
      </w:divBdr>
    </w:div>
    <w:div w:id="664743603">
      <w:bodyDiv w:val="1"/>
      <w:marLeft w:val="0"/>
      <w:marRight w:val="0"/>
      <w:marTop w:val="0"/>
      <w:marBottom w:val="0"/>
      <w:divBdr>
        <w:top w:val="none" w:sz="0" w:space="0" w:color="auto"/>
        <w:left w:val="none" w:sz="0" w:space="0" w:color="auto"/>
        <w:bottom w:val="none" w:sz="0" w:space="0" w:color="auto"/>
        <w:right w:val="none" w:sz="0" w:space="0" w:color="auto"/>
      </w:divBdr>
    </w:div>
    <w:div w:id="671221479">
      <w:bodyDiv w:val="1"/>
      <w:marLeft w:val="0"/>
      <w:marRight w:val="0"/>
      <w:marTop w:val="0"/>
      <w:marBottom w:val="0"/>
      <w:divBdr>
        <w:top w:val="none" w:sz="0" w:space="0" w:color="auto"/>
        <w:left w:val="none" w:sz="0" w:space="0" w:color="auto"/>
        <w:bottom w:val="none" w:sz="0" w:space="0" w:color="auto"/>
        <w:right w:val="none" w:sz="0" w:space="0" w:color="auto"/>
      </w:divBdr>
    </w:div>
    <w:div w:id="715542383">
      <w:bodyDiv w:val="1"/>
      <w:marLeft w:val="0"/>
      <w:marRight w:val="0"/>
      <w:marTop w:val="0"/>
      <w:marBottom w:val="0"/>
      <w:divBdr>
        <w:top w:val="none" w:sz="0" w:space="0" w:color="auto"/>
        <w:left w:val="none" w:sz="0" w:space="0" w:color="auto"/>
        <w:bottom w:val="none" w:sz="0" w:space="0" w:color="auto"/>
        <w:right w:val="none" w:sz="0" w:space="0" w:color="auto"/>
      </w:divBdr>
    </w:div>
    <w:div w:id="727416180">
      <w:bodyDiv w:val="1"/>
      <w:marLeft w:val="0"/>
      <w:marRight w:val="0"/>
      <w:marTop w:val="0"/>
      <w:marBottom w:val="0"/>
      <w:divBdr>
        <w:top w:val="none" w:sz="0" w:space="0" w:color="auto"/>
        <w:left w:val="none" w:sz="0" w:space="0" w:color="auto"/>
        <w:bottom w:val="none" w:sz="0" w:space="0" w:color="auto"/>
        <w:right w:val="none" w:sz="0" w:space="0" w:color="auto"/>
      </w:divBdr>
    </w:div>
    <w:div w:id="771781939">
      <w:bodyDiv w:val="1"/>
      <w:marLeft w:val="0"/>
      <w:marRight w:val="0"/>
      <w:marTop w:val="0"/>
      <w:marBottom w:val="0"/>
      <w:divBdr>
        <w:top w:val="none" w:sz="0" w:space="0" w:color="auto"/>
        <w:left w:val="none" w:sz="0" w:space="0" w:color="auto"/>
        <w:bottom w:val="none" w:sz="0" w:space="0" w:color="auto"/>
        <w:right w:val="none" w:sz="0" w:space="0" w:color="auto"/>
      </w:divBdr>
    </w:div>
    <w:div w:id="787821530">
      <w:bodyDiv w:val="1"/>
      <w:marLeft w:val="0"/>
      <w:marRight w:val="0"/>
      <w:marTop w:val="0"/>
      <w:marBottom w:val="0"/>
      <w:divBdr>
        <w:top w:val="none" w:sz="0" w:space="0" w:color="auto"/>
        <w:left w:val="none" w:sz="0" w:space="0" w:color="auto"/>
        <w:bottom w:val="none" w:sz="0" w:space="0" w:color="auto"/>
        <w:right w:val="none" w:sz="0" w:space="0" w:color="auto"/>
      </w:divBdr>
    </w:div>
    <w:div w:id="804198729">
      <w:bodyDiv w:val="1"/>
      <w:marLeft w:val="0"/>
      <w:marRight w:val="0"/>
      <w:marTop w:val="0"/>
      <w:marBottom w:val="0"/>
      <w:divBdr>
        <w:top w:val="none" w:sz="0" w:space="0" w:color="auto"/>
        <w:left w:val="none" w:sz="0" w:space="0" w:color="auto"/>
        <w:bottom w:val="none" w:sz="0" w:space="0" w:color="auto"/>
        <w:right w:val="none" w:sz="0" w:space="0" w:color="auto"/>
      </w:divBdr>
    </w:div>
    <w:div w:id="818040057">
      <w:bodyDiv w:val="1"/>
      <w:marLeft w:val="0"/>
      <w:marRight w:val="0"/>
      <w:marTop w:val="0"/>
      <w:marBottom w:val="0"/>
      <w:divBdr>
        <w:top w:val="none" w:sz="0" w:space="0" w:color="auto"/>
        <w:left w:val="none" w:sz="0" w:space="0" w:color="auto"/>
        <w:bottom w:val="none" w:sz="0" w:space="0" w:color="auto"/>
        <w:right w:val="none" w:sz="0" w:space="0" w:color="auto"/>
      </w:divBdr>
    </w:div>
    <w:div w:id="849639203">
      <w:bodyDiv w:val="1"/>
      <w:marLeft w:val="0"/>
      <w:marRight w:val="0"/>
      <w:marTop w:val="0"/>
      <w:marBottom w:val="0"/>
      <w:divBdr>
        <w:top w:val="none" w:sz="0" w:space="0" w:color="auto"/>
        <w:left w:val="none" w:sz="0" w:space="0" w:color="auto"/>
        <w:bottom w:val="none" w:sz="0" w:space="0" w:color="auto"/>
        <w:right w:val="none" w:sz="0" w:space="0" w:color="auto"/>
      </w:divBdr>
    </w:div>
    <w:div w:id="863591377">
      <w:bodyDiv w:val="1"/>
      <w:marLeft w:val="0"/>
      <w:marRight w:val="0"/>
      <w:marTop w:val="0"/>
      <w:marBottom w:val="0"/>
      <w:divBdr>
        <w:top w:val="none" w:sz="0" w:space="0" w:color="auto"/>
        <w:left w:val="none" w:sz="0" w:space="0" w:color="auto"/>
        <w:bottom w:val="none" w:sz="0" w:space="0" w:color="auto"/>
        <w:right w:val="none" w:sz="0" w:space="0" w:color="auto"/>
      </w:divBdr>
    </w:div>
    <w:div w:id="930434866">
      <w:bodyDiv w:val="1"/>
      <w:marLeft w:val="0"/>
      <w:marRight w:val="0"/>
      <w:marTop w:val="0"/>
      <w:marBottom w:val="0"/>
      <w:divBdr>
        <w:top w:val="none" w:sz="0" w:space="0" w:color="auto"/>
        <w:left w:val="none" w:sz="0" w:space="0" w:color="auto"/>
        <w:bottom w:val="none" w:sz="0" w:space="0" w:color="auto"/>
        <w:right w:val="none" w:sz="0" w:space="0" w:color="auto"/>
      </w:divBdr>
    </w:div>
    <w:div w:id="939022243">
      <w:bodyDiv w:val="1"/>
      <w:marLeft w:val="0"/>
      <w:marRight w:val="0"/>
      <w:marTop w:val="0"/>
      <w:marBottom w:val="0"/>
      <w:divBdr>
        <w:top w:val="none" w:sz="0" w:space="0" w:color="auto"/>
        <w:left w:val="none" w:sz="0" w:space="0" w:color="auto"/>
        <w:bottom w:val="none" w:sz="0" w:space="0" w:color="auto"/>
        <w:right w:val="none" w:sz="0" w:space="0" w:color="auto"/>
      </w:divBdr>
    </w:div>
    <w:div w:id="953562951">
      <w:bodyDiv w:val="1"/>
      <w:marLeft w:val="0"/>
      <w:marRight w:val="0"/>
      <w:marTop w:val="0"/>
      <w:marBottom w:val="0"/>
      <w:divBdr>
        <w:top w:val="none" w:sz="0" w:space="0" w:color="auto"/>
        <w:left w:val="none" w:sz="0" w:space="0" w:color="auto"/>
        <w:bottom w:val="none" w:sz="0" w:space="0" w:color="auto"/>
        <w:right w:val="none" w:sz="0" w:space="0" w:color="auto"/>
      </w:divBdr>
    </w:div>
    <w:div w:id="954482338">
      <w:bodyDiv w:val="1"/>
      <w:marLeft w:val="0"/>
      <w:marRight w:val="0"/>
      <w:marTop w:val="0"/>
      <w:marBottom w:val="0"/>
      <w:divBdr>
        <w:top w:val="none" w:sz="0" w:space="0" w:color="auto"/>
        <w:left w:val="none" w:sz="0" w:space="0" w:color="auto"/>
        <w:bottom w:val="none" w:sz="0" w:space="0" w:color="auto"/>
        <w:right w:val="none" w:sz="0" w:space="0" w:color="auto"/>
      </w:divBdr>
    </w:div>
    <w:div w:id="960108253">
      <w:bodyDiv w:val="1"/>
      <w:marLeft w:val="0"/>
      <w:marRight w:val="0"/>
      <w:marTop w:val="0"/>
      <w:marBottom w:val="0"/>
      <w:divBdr>
        <w:top w:val="none" w:sz="0" w:space="0" w:color="auto"/>
        <w:left w:val="none" w:sz="0" w:space="0" w:color="auto"/>
        <w:bottom w:val="none" w:sz="0" w:space="0" w:color="auto"/>
        <w:right w:val="none" w:sz="0" w:space="0" w:color="auto"/>
      </w:divBdr>
    </w:div>
    <w:div w:id="978802691">
      <w:bodyDiv w:val="1"/>
      <w:marLeft w:val="0"/>
      <w:marRight w:val="0"/>
      <w:marTop w:val="0"/>
      <w:marBottom w:val="0"/>
      <w:divBdr>
        <w:top w:val="none" w:sz="0" w:space="0" w:color="auto"/>
        <w:left w:val="none" w:sz="0" w:space="0" w:color="auto"/>
        <w:bottom w:val="none" w:sz="0" w:space="0" w:color="auto"/>
        <w:right w:val="none" w:sz="0" w:space="0" w:color="auto"/>
      </w:divBdr>
      <w:divsChild>
        <w:div w:id="1627271593">
          <w:marLeft w:val="0"/>
          <w:marRight w:val="0"/>
          <w:marTop w:val="0"/>
          <w:marBottom w:val="0"/>
          <w:divBdr>
            <w:top w:val="none" w:sz="0" w:space="0" w:color="auto"/>
            <w:left w:val="none" w:sz="0" w:space="0" w:color="auto"/>
            <w:bottom w:val="none" w:sz="0" w:space="0" w:color="auto"/>
            <w:right w:val="none" w:sz="0" w:space="0" w:color="auto"/>
          </w:divBdr>
          <w:divsChild>
            <w:div w:id="19152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0458">
      <w:bodyDiv w:val="1"/>
      <w:marLeft w:val="0"/>
      <w:marRight w:val="0"/>
      <w:marTop w:val="0"/>
      <w:marBottom w:val="0"/>
      <w:divBdr>
        <w:top w:val="none" w:sz="0" w:space="0" w:color="auto"/>
        <w:left w:val="none" w:sz="0" w:space="0" w:color="auto"/>
        <w:bottom w:val="none" w:sz="0" w:space="0" w:color="auto"/>
        <w:right w:val="none" w:sz="0" w:space="0" w:color="auto"/>
      </w:divBdr>
    </w:div>
    <w:div w:id="986207376">
      <w:bodyDiv w:val="1"/>
      <w:marLeft w:val="0"/>
      <w:marRight w:val="0"/>
      <w:marTop w:val="0"/>
      <w:marBottom w:val="0"/>
      <w:divBdr>
        <w:top w:val="none" w:sz="0" w:space="0" w:color="auto"/>
        <w:left w:val="none" w:sz="0" w:space="0" w:color="auto"/>
        <w:bottom w:val="none" w:sz="0" w:space="0" w:color="auto"/>
        <w:right w:val="none" w:sz="0" w:space="0" w:color="auto"/>
      </w:divBdr>
    </w:div>
    <w:div w:id="993214948">
      <w:bodyDiv w:val="1"/>
      <w:marLeft w:val="0"/>
      <w:marRight w:val="0"/>
      <w:marTop w:val="0"/>
      <w:marBottom w:val="0"/>
      <w:divBdr>
        <w:top w:val="none" w:sz="0" w:space="0" w:color="auto"/>
        <w:left w:val="none" w:sz="0" w:space="0" w:color="auto"/>
        <w:bottom w:val="none" w:sz="0" w:space="0" w:color="auto"/>
        <w:right w:val="none" w:sz="0" w:space="0" w:color="auto"/>
      </w:divBdr>
    </w:div>
    <w:div w:id="1033769136">
      <w:bodyDiv w:val="1"/>
      <w:marLeft w:val="0"/>
      <w:marRight w:val="0"/>
      <w:marTop w:val="0"/>
      <w:marBottom w:val="0"/>
      <w:divBdr>
        <w:top w:val="none" w:sz="0" w:space="0" w:color="auto"/>
        <w:left w:val="none" w:sz="0" w:space="0" w:color="auto"/>
        <w:bottom w:val="none" w:sz="0" w:space="0" w:color="auto"/>
        <w:right w:val="none" w:sz="0" w:space="0" w:color="auto"/>
      </w:divBdr>
    </w:div>
    <w:div w:id="1055811843">
      <w:bodyDiv w:val="1"/>
      <w:marLeft w:val="0"/>
      <w:marRight w:val="0"/>
      <w:marTop w:val="0"/>
      <w:marBottom w:val="0"/>
      <w:divBdr>
        <w:top w:val="none" w:sz="0" w:space="0" w:color="auto"/>
        <w:left w:val="none" w:sz="0" w:space="0" w:color="auto"/>
        <w:bottom w:val="none" w:sz="0" w:space="0" w:color="auto"/>
        <w:right w:val="none" w:sz="0" w:space="0" w:color="auto"/>
      </w:divBdr>
    </w:div>
    <w:div w:id="1082677341">
      <w:bodyDiv w:val="1"/>
      <w:marLeft w:val="0"/>
      <w:marRight w:val="0"/>
      <w:marTop w:val="0"/>
      <w:marBottom w:val="0"/>
      <w:divBdr>
        <w:top w:val="none" w:sz="0" w:space="0" w:color="auto"/>
        <w:left w:val="none" w:sz="0" w:space="0" w:color="auto"/>
        <w:bottom w:val="none" w:sz="0" w:space="0" w:color="auto"/>
        <w:right w:val="none" w:sz="0" w:space="0" w:color="auto"/>
      </w:divBdr>
    </w:div>
    <w:div w:id="1152328611">
      <w:bodyDiv w:val="1"/>
      <w:marLeft w:val="0"/>
      <w:marRight w:val="0"/>
      <w:marTop w:val="0"/>
      <w:marBottom w:val="0"/>
      <w:divBdr>
        <w:top w:val="none" w:sz="0" w:space="0" w:color="auto"/>
        <w:left w:val="none" w:sz="0" w:space="0" w:color="auto"/>
        <w:bottom w:val="none" w:sz="0" w:space="0" w:color="auto"/>
        <w:right w:val="none" w:sz="0" w:space="0" w:color="auto"/>
      </w:divBdr>
    </w:div>
    <w:div w:id="1187140202">
      <w:bodyDiv w:val="1"/>
      <w:marLeft w:val="0"/>
      <w:marRight w:val="0"/>
      <w:marTop w:val="0"/>
      <w:marBottom w:val="0"/>
      <w:divBdr>
        <w:top w:val="none" w:sz="0" w:space="0" w:color="auto"/>
        <w:left w:val="none" w:sz="0" w:space="0" w:color="auto"/>
        <w:bottom w:val="none" w:sz="0" w:space="0" w:color="auto"/>
        <w:right w:val="none" w:sz="0" w:space="0" w:color="auto"/>
      </w:divBdr>
    </w:div>
    <w:div w:id="1205630200">
      <w:bodyDiv w:val="1"/>
      <w:marLeft w:val="0"/>
      <w:marRight w:val="0"/>
      <w:marTop w:val="0"/>
      <w:marBottom w:val="0"/>
      <w:divBdr>
        <w:top w:val="none" w:sz="0" w:space="0" w:color="auto"/>
        <w:left w:val="none" w:sz="0" w:space="0" w:color="auto"/>
        <w:bottom w:val="none" w:sz="0" w:space="0" w:color="auto"/>
        <w:right w:val="none" w:sz="0" w:space="0" w:color="auto"/>
      </w:divBdr>
    </w:div>
    <w:div w:id="1219702345">
      <w:bodyDiv w:val="1"/>
      <w:marLeft w:val="0"/>
      <w:marRight w:val="0"/>
      <w:marTop w:val="0"/>
      <w:marBottom w:val="0"/>
      <w:divBdr>
        <w:top w:val="none" w:sz="0" w:space="0" w:color="auto"/>
        <w:left w:val="none" w:sz="0" w:space="0" w:color="auto"/>
        <w:bottom w:val="none" w:sz="0" w:space="0" w:color="auto"/>
        <w:right w:val="none" w:sz="0" w:space="0" w:color="auto"/>
      </w:divBdr>
    </w:div>
    <w:div w:id="1241672539">
      <w:bodyDiv w:val="1"/>
      <w:marLeft w:val="0"/>
      <w:marRight w:val="0"/>
      <w:marTop w:val="0"/>
      <w:marBottom w:val="0"/>
      <w:divBdr>
        <w:top w:val="none" w:sz="0" w:space="0" w:color="auto"/>
        <w:left w:val="none" w:sz="0" w:space="0" w:color="auto"/>
        <w:bottom w:val="none" w:sz="0" w:space="0" w:color="auto"/>
        <w:right w:val="none" w:sz="0" w:space="0" w:color="auto"/>
      </w:divBdr>
    </w:div>
    <w:div w:id="1249847886">
      <w:bodyDiv w:val="1"/>
      <w:marLeft w:val="0"/>
      <w:marRight w:val="0"/>
      <w:marTop w:val="0"/>
      <w:marBottom w:val="0"/>
      <w:divBdr>
        <w:top w:val="none" w:sz="0" w:space="0" w:color="auto"/>
        <w:left w:val="none" w:sz="0" w:space="0" w:color="auto"/>
        <w:bottom w:val="none" w:sz="0" w:space="0" w:color="auto"/>
        <w:right w:val="none" w:sz="0" w:space="0" w:color="auto"/>
      </w:divBdr>
    </w:div>
    <w:div w:id="1275673014">
      <w:bodyDiv w:val="1"/>
      <w:marLeft w:val="0"/>
      <w:marRight w:val="0"/>
      <w:marTop w:val="0"/>
      <w:marBottom w:val="0"/>
      <w:divBdr>
        <w:top w:val="none" w:sz="0" w:space="0" w:color="auto"/>
        <w:left w:val="none" w:sz="0" w:space="0" w:color="auto"/>
        <w:bottom w:val="none" w:sz="0" w:space="0" w:color="auto"/>
        <w:right w:val="none" w:sz="0" w:space="0" w:color="auto"/>
      </w:divBdr>
    </w:div>
    <w:div w:id="1336961238">
      <w:bodyDiv w:val="1"/>
      <w:marLeft w:val="0"/>
      <w:marRight w:val="0"/>
      <w:marTop w:val="0"/>
      <w:marBottom w:val="0"/>
      <w:divBdr>
        <w:top w:val="none" w:sz="0" w:space="0" w:color="auto"/>
        <w:left w:val="none" w:sz="0" w:space="0" w:color="auto"/>
        <w:bottom w:val="none" w:sz="0" w:space="0" w:color="auto"/>
        <w:right w:val="none" w:sz="0" w:space="0" w:color="auto"/>
      </w:divBdr>
    </w:div>
    <w:div w:id="1362393148">
      <w:bodyDiv w:val="1"/>
      <w:marLeft w:val="0"/>
      <w:marRight w:val="0"/>
      <w:marTop w:val="0"/>
      <w:marBottom w:val="0"/>
      <w:divBdr>
        <w:top w:val="none" w:sz="0" w:space="0" w:color="auto"/>
        <w:left w:val="none" w:sz="0" w:space="0" w:color="auto"/>
        <w:bottom w:val="none" w:sz="0" w:space="0" w:color="auto"/>
        <w:right w:val="none" w:sz="0" w:space="0" w:color="auto"/>
      </w:divBdr>
    </w:div>
    <w:div w:id="1362710553">
      <w:bodyDiv w:val="1"/>
      <w:marLeft w:val="0"/>
      <w:marRight w:val="0"/>
      <w:marTop w:val="0"/>
      <w:marBottom w:val="0"/>
      <w:divBdr>
        <w:top w:val="none" w:sz="0" w:space="0" w:color="auto"/>
        <w:left w:val="none" w:sz="0" w:space="0" w:color="auto"/>
        <w:bottom w:val="none" w:sz="0" w:space="0" w:color="auto"/>
        <w:right w:val="none" w:sz="0" w:space="0" w:color="auto"/>
      </w:divBdr>
    </w:div>
    <w:div w:id="1381904709">
      <w:bodyDiv w:val="1"/>
      <w:marLeft w:val="0"/>
      <w:marRight w:val="0"/>
      <w:marTop w:val="0"/>
      <w:marBottom w:val="0"/>
      <w:divBdr>
        <w:top w:val="none" w:sz="0" w:space="0" w:color="auto"/>
        <w:left w:val="none" w:sz="0" w:space="0" w:color="auto"/>
        <w:bottom w:val="none" w:sz="0" w:space="0" w:color="auto"/>
        <w:right w:val="none" w:sz="0" w:space="0" w:color="auto"/>
      </w:divBdr>
    </w:div>
    <w:div w:id="1387876771">
      <w:bodyDiv w:val="1"/>
      <w:marLeft w:val="0"/>
      <w:marRight w:val="0"/>
      <w:marTop w:val="0"/>
      <w:marBottom w:val="0"/>
      <w:divBdr>
        <w:top w:val="none" w:sz="0" w:space="0" w:color="auto"/>
        <w:left w:val="none" w:sz="0" w:space="0" w:color="auto"/>
        <w:bottom w:val="none" w:sz="0" w:space="0" w:color="auto"/>
        <w:right w:val="none" w:sz="0" w:space="0" w:color="auto"/>
      </w:divBdr>
    </w:div>
    <w:div w:id="1398627057">
      <w:bodyDiv w:val="1"/>
      <w:marLeft w:val="0"/>
      <w:marRight w:val="0"/>
      <w:marTop w:val="0"/>
      <w:marBottom w:val="0"/>
      <w:divBdr>
        <w:top w:val="none" w:sz="0" w:space="0" w:color="auto"/>
        <w:left w:val="none" w:sz="0" w:space="0" w:color="auto"/>
        <w:bottom w:val="none" w:sz="0" w:space="0" w:color="auto"/>
        <w:right w:val="none" w:sz="0" w:space="0" w:color="auto"/>
      </w:divBdr>
    </w:div>
    <w:div w:id="1401830790">
      <w:bodyDiv w:val="1"/>
      <w:marLeft w:val="0"/>
      <w:marRight w:val="0"/>
      <w:marTop w:val="0"/>
      <w:marBottom w:val="0"/>
      <w:divBdr>
        <w:top w:val="none" w:sz="0" w:space="0" w:color="auto"/>
        <w:left w:val="none" w:sz="0" w:space="0" w:color="auto"/>
        <w:bottom w:val="none" w:sz="0" w:space="0" w:color="auto"/>
        <w:right w:val="none" w:sz="0" w:space="0" w:color="auto"/>
      </w:divBdr>
    </w:div>
    <w:div w:id="1439328350">
      <w:bodyDiv w:val="1"/>
      <w:marLeft w:val="0"/>
      <w:marRight w:val="0"/>
      <w:marTop w:val="0"/>
      <w:marBottom w:val="0"/>
      <w:divBdr>
        <w:top w:val="none" w:sz="0" w:space="0" w:color="auto"/>
        <w:left w:val="none" w:sz="0" w:space="0" w:color="auto"/>
        <w:bottom w:val="none" w:sz="0" w:space="0" w:color="auto"/>
        <w:right w:val="none" w:sz="0" w:space="0" w:color="auto"/>
      </w:divBdr>
      <w:divsChild>
        <w:div w:id="647369730">
          <w:marLeft w:val="0"/>
          <w:marRight w:val="0"/>
          <w:marTop w:val="0"/>
          <w:marBottom w:val="0"/>
          <w:divBdr>
            <w:top w:val="none" w:sz="0" w:space="0" w:color="auto"/>
            <w:left w:val="none" w:sz="0" w:space="0" w:color="auto"/>
            <w:bottom w:val="none" w:sz="0" w:space="0" w:color="auto"/>
            <w:right w:val="none" w:sz="0" w:space="0" w:color="auto"/>
          </w:divBdr>
        </w:div>
        <w:div w:id="693384505">
          <w:marLeft w:val="0"/>
          <w:marRight w:val="0"/>
          <w:marTop w:val="0"/>
          <w:marBottom w:val="0"/>
          <w:divBdr>
            <w:top w:val="none" w:sz="0" w:space="0" w:color="auto"/>
            <w:left w:val="none" w:sz="0" w:space="0" w:color="auto"/>
            <w:bottom w:val="none" w:sz="0" w:space="0" w:color="auto"/>
            <w:right w:val="none" w:sz="0" w:space="0" w:color="auto"/>
          </w:divBdr>
        </w:div>
      </w:divsChild>
    </w:div>
    <w:div w:id="1451975748">
      <w:bodyDiv w:val="1"/>
      <w:marLeft w:val="0"/>
      <w:marRight w:val="0"/>
      <w:marTop w:val="0"/>
      <w:marBottom w:val="0"/>
      <w:divBdr>
        <w:top w:val="none" w:sz="0" w:space="0" w:color="auto"/>
        <w:left w:val="none" w:sz="0" w:space="0" w:color="auto"/>
        <w:bottom w:val="none" w:sz="0" w:space="0" w:color="auto"/>
        <w:right w:val="none" w:sz="0" w:space="0" w:color="auto"/>
      </w:divBdr>
    </w:div>
    <w:div w:id="1473251571">
      <w:bodyDiv w:val="1"/>
      <w:marLeft w:val="0"/>
      <w:marRight w:val="0"/>
      <w:marTop w:val="0"/>
      <w:marBottom w:val="0"/>
      <w:divBdr>
        <w:top w:val="none" w:sz="0" w:space="0" w:color="auto"/>
        <w:left w:val="none" w:sz="0" w:space="0" w:color="auto"/>
        <w:bottom w:val="none" w:sz="0" w:space="0" w:color="auto"/>
        <w:right w:val="none" w:sz="0" w:space="0" w:color="auto"/>
      </w:divBdr>
    </w:div>
    <w:div w:id="1535533601">
      <w:bodyDiv w:val="1"/>
      <w:marLeft w:val="0"/>
      <w:marRight w:val="0"/>
      <w:marTop w:val="0"/>
      <w:marBottom w:val="0"/>
      <w:divBdr>
        <w:top w:val="none" w:sz="0" w:space="0" w:color="auto"/>
        <w:left w:val="none" w:sz="0" w:space="0" w:color="auto"/>
        <w:bottom w:val="none" w:sz="0" w:space="0" w:color="auto"/>
        <w:right w:val="none" w:sz="0" w:space="0" w:color="auto"/>
      </w:divBdr>
    </w:div>
    <w:div w:id="1538349644">
      <w:bodyDiv w:val="1"/>
      <w:marLeft w:val="0"/>
      <w:marRight w:val="0"/>
      <w:marTop w:val="0"/>
      <w:marBottom w:val="0"/>
      <w:divBdr>
        <w:top w:val="none" w:sz="0" w:space="0" w:color="auto"/>
        <w:left w:val="none" w:sz="0" w:space="0" w:color="auto"/>
        <w:bottom w:val="none" w:sz="0" w:space="0" w:color="auto"/>
        <w:right w:val="none" w:sz="0" w:space="0" w:color="auto"/>
      </w:divBdr>
    </w:div>
    <w:div w:id="1541087723">
      <w:bodyDiv w:val="1"/>
      <w:marLeft w:val="0"/>
      <w:marRight w:val="0"/>
      <w:marTop w:val="0"/>
      <w:marBottom w:val="0"/>
      <w:divBdr>
        <w:top w:val="none" w:sz="0" w:space="0" w:color="auto"/>
        <w:left w:val="none" w:sz="0" w:space="0" w:color="auto"/>
        <w:bottom w:val="none" w:sz="0" w:space="0" w:color="auto"/>
        <w:right w:val="none" w:sz="0" w:space="0" w:color="auto"/>
      </w:divBdr>
    </w:div>
    <w:div w:id="1576669602">
      <w:bodyDiv w:val="1"/>
      <w:marLeft w:val="0"/>
      <w:marRight w:val="0"/>
      <w:marTop w:val="0"/>
      <w:marBottom w:val="0"/>
      <w:divBdr>
        <w:top w:val="none" w:sz="0" w:space="0" w:color="auto"/>
        <w:left w:val="none" w:sz="0" w:space="0" w:color="auto"/>
        <w:bottom w:val="none" w:sz="0" w:space="0" w:color="auto"/>
        <w:right w:val="none" w:sz="0" w:space="0" w:color="auto"/>
      </w:divBdr>
    </w:div>
    <w:div w:id="1630084041">
      <w:bodyDiv w:val="1"/>
      <w:marLeft w:val="0"/>
      <w:marRight w:val="0"/>
      <w:marTop w:val="0"/>
      <w:marBottom w:val="0"/>
      <w:divBdr>
        <w:top w:val="none" w:sz="0" w:space="0" w:color="auto"/>
        <w:left w:val="none" w:sz="0" w:space="0" w:color="auto"/>
        <w:bottom w:val="none" w:sz="0" w:space="0" w:color="auto"/>
        <w:right w:val="none" w:sz="0" w:space="0" w:color="auto"/>
      </w:divBdr>
    </w:div>
    <w:div w:id="1639337940">
      <w:bodyDiv w:val="1"/>
      <w:marLeft w:val="0"/>
      <w:marRight w:val="0"/>
      <w:marTop w:val="0"/>
      <w:marBottom w:val="0"/>
      <w:divBdr>
        <w:top w:val="none" w:sz="0" w:space="0" w:color="auto"/>
        <w:left w:val="none" w:sz="0" w:space="0" w:color="auto"/>
        <w:bottom w:val="none" w:sz="0" w:space="0" w:color="auto"/>
        <w:right w:val="none" w:sz="0" w:space="0" w:color="auto"/>
      </w:divBdr>
    </w:div>
    <w:div w:id="1643080759">
      <w:bodyDiv w:val="1"/>
      <w:marLeft w:val="0"/>
      <w:marRight w:val="0"/>
      <w:marTop w:val="0"/>
      <w:marBottom w:val="0"/>
      <w:divBdr>
        <w:top w:val="none" w:sz="0" w:space="0" w:color="auto"/>
        <w:left w:val="none" w:sz="0" w:space="0" w:color="auto"/>
        <w:bottom w:val="none" w:sz="0" w:space="0" w:color="auto"/>
        <w:right w:val="none" w:sz="0" w:space="0" w:color="auto"/>
      </w:divBdr>
    </w:div>
    <w:div w:id="1647322390">
      <w:bodyDiv w:val="1"/>
      <w:marLeft w:val="0"/>
      <w:marRight w:val="0"/>
      <w:marTop w:val="0"/>
      <w:marBottom w:val="0"/>
      <w:divBdr>
        <w:top w:val="none" w:sz="0" w:space="0" w:color="auto"/>
        <w:left w:val="none" w:sz="0" w:space="0" w:color="auto"/>
        <w:bottom w:val="none" w:sz="0" w:space="0" w:color="auto"/>
        <w:right w:val="none" w:sz="0" w:space="0" w:color="auto"/>
      </w:divBdr>
    </w:div>
    <w:div w:id="1676611275">
      <w:bodyDiv w:val="1"/>
      <w:marLeft w:val="0"/>
      <w:marRight w:val="0"/>
      <w:marTop w:val="0"/>
      <w:marBottom w:val="0"/>
      <w:divBdr>
        <w:top w:val="none" w:sz="0" w:space="0" w:color="auto"/>
        <w:left w:val="none" w:sz="0" w:space="0" w:color="auto"/>
        <w:bottom w:val="none" w:sz="0" w:space="0" w:color="auto"/>
        <w:right w:val="none" w:sz="0" w:space="0" w:color="auto"/>
      </w:divBdr>
    </w:div>
    <w:div w:id="1704357399">
      <w:bodyDiv w:val="1"/>
      <w:marLeft w:val="0"/>
      <w:marRight w:val="0"/>
      <w:marTop w:val="0"/>
      <w:marBottom w:val="0"/>
      <w:divBdr>
        <w:top w:val="none" w:sz="0" w:space="0" w:color="auto"/>
        <w:left w:val="none" w:sz="0" w:space="0" w:color="auto"/>
        <w:bottom w:val="none" w:sz="0" w:space="0" w:color="auto"/>
        <w:right w:val="none" w:sz="0" w:space="0" w:color="auto"/>
      </w:divBdr>
    </w:div>
    <w:div w:id="1722241496">
      <w:bodyDiv w:val="1"/>
      <w:marLeft w:val="0"/>
      <w:marRight w:val="0"/>
      <w:marTop w:val="0"/>
      <w:marBottom w:val="0"/>
      <w:divBdr>
        <w:top w:val="none" w:sz="0" w:space="0" w:color="auto"/>
        <w:left w:val="none" w:sz="0" w:space="0" w:color="auto"/>
        <w:bottom w:val="none" w:sz="0" w:space="0" w:color="auto"/>
        <w:right w:val="none" w:sz="0" w:space="0" w:color="auto"/>
      </w:divBdr>
    </w:div>
    <w:div w:id="1737514194">
      <w:bodyDiv w:val="1"/>
      <w:marLeft w:val="0"/>
      <w:marRight w:val="0"/>
      <w:marTop w:val="0"/>
      <w:marBottom w:val="0"/>
      <w:divBdr>
        <w:top w:val="none" w:sz="0" w:space="0" w:color="auto"/>
        <w:left w:val="none" w:sz="0" w:space="0" w:color="auto"/>
        <w:bottom w:val="none" w:sz="0" w:space="0" w:color="auto"/>
        <w:right w:val="none" w:sz="0" w:space="0" w:color="auto"/>
      </w:divBdr>
    </w:div>
    <w:div w:id="1739673783">
      <w:bodyDiv w:val="1"/>
      <w:marLeft w:val="0"/>
      <w:marRight w:val="0"/>
      <w:marTop w:val="0"/>
      <w:marBottom w:val="0"/>
      <w:divBdr>
        <w:top w:val="none" w:sz="0" w:space="0" w:color="auto"/>
        <w:left w:val="none" w:sz="0" w:space="0" w:color="auto"/>
        <w:bottom w:val="none" w:sz="0" w:space="0" w:color="auto"/>
        <w:right w:val="none" w:sz="0" w:space="0" w:color="auto"/>
      </w:divBdr>
    </w:div>
    <w:div w:id="1742216003">
      <w:bodyDiv w:val="1"/>
      <w:marLeft w:val="0"/>
      <w:marRight w:val="0"/>
      <w:marTop w:val="0"/>
      <w:marBottom w:val="0"/>
      <w:divBdr>
        <w:top w:val="none" w:sz="0" w:space="0" w:color="auto"/>
        <w:left w:val="none" w:sz="0" w:space="0" w:color="auto"/>
        <w:bottom w:val="none" w:sz="0" w:space="0" w:color="auto"/>
        <w:right w:val="none" w:sz="0" w:space="0" w:color="auto"/>
      </w:divBdr>
    </w:div>
    <w:div w:id="1750495562">
      <w:bodyDiv w:val="1"/>
      <w:marLeft w:val="0"/>
      <w:marRight w:val="0"/>
      <w:marTop w:val="0"/>
      <w:marBottom w:val="0"/>
      <w:divBdr>
        <w:top w:val="none" w:sz="0" w:space="0" w:color="auto"/>
        <w:left w:val="none" w:sz="0" w:space="0" w:color="auto"/>
        <w:bottom w:val="none" w:sz="0" w:space="0" w:color="auto"/>
        <w:right w:val="none" w:sz="0" w:space="0" w:color="auto"/>
      </w:divBdr>
    </w:div>
    <w:div w:id="1760760423">
      <w:bodyDiv w:val="1"/>
      <w:marLeft w:val="0"/>
      <w:marRight w:val="0"/>
      <w:marTop w:val="0"/>
      <w:marBottom w:val="0"/>
      <w:divBdr>
        <w:top w:val="none" w:sz="0" w:space="0" w:color="auto"/>
        <w:left w:val="none" w:sz="0" w:space="0" w:color="auto"/>
        <w:bottom w:val="none" w:sz="0" w:space="0" w:color="auto"/>
        <w:right w:val="none" w:sz="0" w:space="0" w:color="auto"/>
      </w:divBdr>
    </w:div>
    <w:div w:id="1773234167">
      <w:bodyDiv w:val="1"/>
      <w:marLeft w:val="0"/>
      <w:marRight w:val="0"/>
      <w:marTop w:val="0"/>
      <w:marBottom w:val="0"/>
      <w:divBdr>
        <w:top w:val="none" w:sz="0" w:space="0" w:color="auto"/>
        <w:left w:val="none" w:sz="0" w:space="0" w:color="auto"/>
        <w:bottom w:val="none" w:sz="0" w:space="0" w:color="auto"/>
        <w:right w:val="none" w:sz="0" w:space="0" w:color="auto"/>
      </w:divBdr>
    </w:div>
    <w:div w:id="1783452923">
      <w:bodyDiv w:val="1"/>
      <w:marLeft w:val="0"/>
      <w:marRight w:val="0"/>
      <w:marTop w:val="0"/>
      <w:marBottom w:val="0"/>
      <w:divBdr>
        <w:top w:val="none" w:sz="0" w:space="0" w:color="auto"/>
        <w:left w:val="none" w:sz="0" w:space="0" w:color="auto"/>
        <w:bottom w:val="none" w:sz="0" w:space="0" w:color="auto"/>
        <w:right w:val="none" w:sz="0" w:space="0" w:color="auto"/>
      </w:divBdr>
    </w:div>
    <w:div w:id="1801268981">
      <w:bodyDiv w:val="1"/>
      <w:marLeft w:val="0"/>
      <w:marRight w:val="0"/>
      <w:marTop w:val="0"/>
      <w:marBottom w:val="0"/>
      <w:divBdr>
        <w:top w:val="none" w:sz="0" w:space="0" w:color="auto"/>
        <w:left w:val="none" w:sz="0" w:space="0" w:color="auto"/>
        <w:bottom w:val="none" w:sz="0" w:space="0" w:color="auto"/>
        <w:right w:val="none" w:sz="0" w:space="0" w:color="auto"/>
      </w:divBdr>
    </w:div>
    <w:div w:id="1803189608">
      <w:bodyDiv w:val="1"/>
      <w:marLeft w:val="0"/>
      <w:marRight w:val="0"/>
      <w:marTop w:val="0"/>
      <w:marBottom w:val="0"/>
      <w:divBdr>
        <w:top w:val="none" w:sz="0" w:space="0" w:color="auto"/>
        <w:left w:val="none" w:sz="0" w:space="0" w:color="auto"/>
        <w:bottom w:val="none" w:sz="0" w:space="0" w:color="auto"/>
        <w:right w:val="none" w:sz="0" w:space="0" w:color="auto"/>
      </w:divBdr>
    </w:div>
    <w:div w:id="1868828988">
      <w:bodyDiv w:val="1"/>
      <w:marLeft w:val="0"/>
      <w:marRight w:val="0"/>
      <w:marTop w:val="0"/>
      <w:marBottom w:val="0"/>
      <w:divBdr>
        <w:top w:val="none" w:sz="0" w:space="0" w:color="auto"/>
        <w:left w:val="none" w:sz="0" w:space="0" w:color="auto"/>
        <w:bottom w:val="none" w:sz="0" w:space="0" w:color="auto"/>
        <w:right w:val="none" w:sz="0" w:space="0" w:color="auto"/>
      </w:divBdr>
    </w:div>
    <w:div w:id="1869758605">
      <w:bodyDiv w:val="1"/>
      <w:marLeft w:val="0"/>
      <w:marRight w:val="0"/>
      <w:marTop w:val="0"/>
      <w:marBottom w:val="0"/>
      <w:divBdr>
        <w:top w:val="none" w:sz="0" w:space="0" w:color="auto"/>
        <w:left w:val="none" w:sz="0" w:space="0" w:color="auto"/>
        <w:bottom w:val="none" w:sz="0" w:space="0" w:color="auto"/>
        <w:right w:val="none" w:sz="0" w:space="0" w:color="auto"/>
      </w:divBdr>
    </w:div>
    <w:div w:id="1898777443">
      <w:bodyDiv w:val="1"/>
      <w:marLeft w:val="0"/>
      <w:marRight w:val="0"/>
      <w:marTop w:val="0"/>
      <w:marBottom w:val="0"/>
      <w:divBdr>
        <w:top w:val="none" w:sz="0" w:space="0" w:color="auto"/>
        <w:left w:val="none" w:sz="0" w:space="0" w:color="auto"/>
        <w:bottom w:val="none" w:sz="0" w:space="0" w:color="auto"/>
        <w:right w:val="none" w:sz="0" w:space="0" w:color="auto"/>
      </w:divBdr>
    </w:div>
    <w:div w:id="1937471624">
      <w:bodyDiv w:val="1"/>
      <w:marLeft w:val="0"/>
      <w:marRight w:val="0"/>
      <w:marTop w:val="0"/>
      <w:marBottom w:val="0"/>
      <w:divBdr>
        <w:top w:val="none" w:sz="0" w:space="0" w:color="auto"/>
        <w:left w:val="none" w:sz="0" w:space="0" w:color="auto"/>
        <w:bottom w:val="none" w:sz="0" w:space="0" w:color="auto"/>
        <w:right w:val="none" w:sz="0" w:space="0" w:color="auto"/>
      </w:divBdr>
    </w:div>
    <w:div w:id="1947080943">
      <w:bodyDiv w:val="1"/>
      <w:marLeft w:val="0"/>
      <w:marRight w:val="0"/>
      <w:marTop w:val="0"/>
      <w:marBottom w:val="0"/>
      <w:divBdr>
        <w:top w:val="none" w:sz="0" w:space="0" w:color="auto"/>
        <w:left w:val="none" w:sz="0" w:space="0" w:color="auto"/>
        <w:bottom w:val="none" w:sz="0" w:space="0" w:color="auto"/>
        <w:right w:val="none" w:sz="0" w:space="0" w:color="auto"/>
      </w:divBdr>
    </w:div>
    <w:div w:id="1992556839">
      <w:bodyDiv w:val="1"/>
      <w:marLeft w:val="0"/>
      <w:marRight w:val="0"/>
      <w:marTop w:val="0"/>
      <w:marBottom w:val="0"/>
      <w:divBdr>
        <w:top w:val="none" w:sz="0" w:space="0" w:color="auto"/>
        <w:left w:val="none" w:sz="0" w:space="0" w:color="auto"/>
        <w:bottom w:val="none" w:sz="0" w:space="0" w:color="auto"/>
        <w:right w:val="none" w:sz="0" w:space="0" w:color="auto"/>
      </w:divBdr>
      <w:divsChild>
        <w:div w:id="642659645">
          <w:marLeft w:val="0"/>
          <w:marRight w:val="0"/>
          <w:marTop w:val="0"/>
          <w:marBottom w:val="0"/>
          <w:divBdr>
            <w:top w:val="none" w:sz="0" w:space="0" w:color="auto"/>
            <w:left w:val="none" w:sz="0" w:space="0" w:color="auto"/>
            <w:bottom w:val="none" w:sz="0" w:space="0" w:color="auto"/>
            <w:right w:val="none" w:sz="0" w:space="0" w:color="auto"/>
          </w:divBdr>
          <w:divsChild>
            <w:div w:id="8563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2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mailto:regisrb028@gmail.com"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mailto:regisrb028@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mailto:rubirahardcore%4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B5C6F-7B4B-4DF1-AE80-45708CCC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4028</Words>
  <Characters>21755</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Gustavo</dc:creator>
  <cp:lastModifiedBy>michele schmidt</cp:lastModifiedBy>
  <cp:revision>8</cp:revision>
  <cp:lastPrinted>2018-11-03T01:32:00Z</cp:lastPrinted>
  <dcterms:created xsi:type="dcterms:W3CDTF">2019-03-11T19:25:00Z</dcterms:created>
  <dcterms:modified xsi:type="dcterms:W3CDTF">2019-03-14T13:35:00Z</dcterms:modified>
</cp:coreProperties>
</file>